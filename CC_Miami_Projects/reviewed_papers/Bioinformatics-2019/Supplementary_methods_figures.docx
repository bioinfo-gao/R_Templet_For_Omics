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eastAsia="Arial" w:cs="Arial" w:asciiTheme="minorHAnsi" w:hAnsiTheme="minorHAnsi"/>
          <w:b/>
          <w:sz w:val="32"/>
          <w:lang w:val="en-US"/>
        </w:rPr>
      </w:pPr>
      <w:r>
        <w:rPr>
          <w:rFonts w:eastAsia="Arial" w:cs="Arial" w:asciiTheme="minorHAnsi" w:hAnsiTheme="minorHAnsi"/>
          <w:b/>
          <w:sz w:val="32"/>
          <w:lang w:val="en-US"/>
        </w:rPr>
        <w:t>ISoLDE: a data-driven statistical method for the inference of allelic imbalance in datasets with reciprocal crosses</w:t>
      </w:r>
    </w:p>
    <w:p>
      <w:pPr>
        <w:jc w:val="both"/>
        <w:rPr>
          <w:rFonts w:eastAsia="Arial" w:asciiTheme="minorHAnsi" w:hAnsiTheme="minorHAnsi" w:cstheme="minorHAnsi"/>
          <w:sz w:val="28"/>
          <w:szCs w:val="28"/>
        </w:rPr>
      </w:pPr>
      <w:r>
        <w:rPr>
          <w:rFonts w:eastAsia="Arial" w:asciiTheme="minorHAnsi" w:hAnsiTheme="minorHAnsi" w:cstheme="minorHAnsi"/>
          <w:sz w:val="28"/>
          <w:szCs w:val="28"/>
        </w:rPr>
        <w:t>Christelle Reynès</w:t>
      </w:r>
      <w:r>
        <w:rPr>
          <w:rFonts w:eastAsia="Arial" w:asciiTheme="minorHAnsi" w:hAnsiTheme="minorHAnsi" w:cstheme="minorHAnsi"/>
          <w:sz w:val="28"/>
          <w:szCs w:val="28"/>
          <w:vertAlign w:val="superscript"/>
        </w:rPr>
        <w:t>1,2,</w:t>
      </w:r>
      <w:r>
        <w:rPr>
          <w:rFonts w:ascii="Cambria Math" w:hAnsi="Cambria Math" w:eastAsia="Arial" w:cs="Cambria Math"/>
          <w:sz w:val="28"/>
          <w:szCs w:val="28"/>
          <w:vertAlign w:val="superscript"/>
        </w:rPr>
        <w:t>∗</w:t>
      </w:r>
      <w:r>
        <w:rPr>
          <w:rFonts w:eastAsia="Arial" w:asciiTheme="minorHAnsi" w:hAnsiTheme="minorHAnsi" w:cstheme="minorHAnsi"/>
          <w:sz w:val="28"/>
          <w:szCs w:val="28"/>
        </w:rPr>
        <w:t>, Guilhem Kister</w:t>
      </w:r>
      <w:r>
        <w:rPr>
          <w:rFonts w:eastAsia="Arial" w:asciiTheme="minorHAnsi" w:hAnsiTheme="minorHAnsi" w:cstheme="minorHAnsi"/>
          <w:sz w:val="28"/>
          <w:szCs w:val="28"/>
          <w:vertAlign w:val="superscript"/>
        </w:rPr>
        <w:t>2</w:t>
      </w:r>
      <w:r>
        <w:rPr>
          <w:rFonts w:eastAsia="Arial" w:asciiTheme="minorHAnsi" w:hAnsiTheme="minorHAnsi" w:cstheme="minorHAnsi"/>
          <w:sz w:val="28"/>
          <w:szCs w:val="28"/>
        </w:rPr>
        <w:t>, Marine Rohmer</w:t>
      </w:r>
      <w:r>
        <w:rPr>
          <w:rFonts w:eastAsia="Arial" w:asciiTheme="minorHAnsi" w:hAnsiTheme="minorHAnsi" w:cstheme="minorHAnsi"/>
          <w:sz w:val="28"/>
          <w:szCs w:val="28"/>
          <w:vertAlign w:val="superscript"/>
        </w:rPr>
        <w:t>3</w:t>
      </w:r>
      <w:r>
        <w:rPr>
          <w:rFonts w:eastAsia="Arial" w:asciiTheme="minorHAnsi" w:hAnsiTheme="minorHAnsi" w:cstheme="minorHAnsi"/>
          <w:sz w:val="28"/>
          <w:szCs w:val="28"/>
        </w:rPr>
        <w:t>, Tristan Bouschet</w:t>
      </w:r>
      <w:r>
        <w:rPr>
          <w:rFonts w:eastAsia="Arial" w:asciiTheme="minorHAnsi" w:hAnsiTheme="minorHAnsi" w:cstheme="minorHAnsi"/>
          <w:sz w:val="28"/>
          <w:szCs w:val="28"/>
          <w:vertAlign w:val="superscript"/>
        </w:rPr>
        <w:t>1</w:t>
      </w:r>
      <w:r>
        <w:rPr>
          <w:rFonts w:eastAsia="Arial" w:asciiTheme="minorHAnsi" w:hAnsiTheme="minorHAnsi" w:cstheme="minorHAnsi"/>
          <w:sz w:val="28"/>
          <w:szCs w:val="28"/>
        </w:rPr>
        <w:t>, Annie Varrault</w:t>
      </w:r>
      <w:r>
        <w:rPr>
          <w:rFonts w:eastAsia="Arial" w:asciiTheme="minorHAnsi" w:hAnsiTheme="minorHAnsi" w:cstheme="minorHAnsi"/>
          <w:sz w:val="28"/>
          <w:szCs w:val="28"/>
          <w:vertAlign w:val="superscript"/>
        </w:rPr>
        <w:t>1</w:t>
      </w:r>
      <w:r>
        <w:rPr>
          <w:rFonts w:eastAsia="Arial" w:asciiTheme="minorHAnsi" w:hAnsiTheme="minorHAnsi" w:cstheme="minorHAnsi"/>
          <w:sz w:val="28"/>
          <w:szCs w:val="28"/>
        </w:rPr>
        <w:t>, Emeric Dubois</w:t>
      </w:r>
      <w:r>
        <w:rPr>
          <w:rFonts w:eastAsia="Arial" w:asciiTheme="minorHAnsi" w:hAnsiTheme="minorHAnsi" w:cstheme="minorHAnsi"/>
          <w:sz w:val="28"/>
          <w:szCs w:val="28"/>
          <w:vertAlign w:val="superscript"/>
        </w:rPr>
        <w:t>3</w:t>
      </w:r>
      <w:r>
        <w:rPr>
          <w:rFonts w:eastAsia="Arial" w:asciiTheme="minorHAnsi" w:hAnsiTheme="minorHAnsi" w:cstheme="minorHAnsi"/>
          <w:sz w:val="28"/>
          <w:szCs w:val="28"/>
        </w:rPr>
        <w:t>, St</w:t>
      </w:r>
      <w:r>
        <w:rPr>
          <w:rFonts w:ascii="Calibri" w:hAnsi="Calibri" w:eastAsia="Arial" w:cs="Calibri"/>
          <w:sz w:val="28"/>
          <w:szCs w:val="28"/>
        </w:rPr>
        <w:t>é</w:t>
      </w:r>
      <w:r>
        <w:rPr>
          <w:rFonts w:eastAsia="Arial" w:asciiTheme="minorHAnsi" w:hAnsiTheme="minorHAnsi" w:cstheme="minorHAnsi"/>
          <w:sz w:val="28"/>
          <w:szCs w:val="28"/>
        </w:rPr>
        <w:t>phanie Rialle</w:t>
      </w:r>
      <w:r>
        <w:rPr>
          <w:rFonts w:eastAsia="Arial" w:asciiTheme="minorHAnsi" w:hAnsiTheme="minorHAnsi" w:cstheme="minorHAnsi"/>
          <w:sz w:val="28"/>
          <w:szCs w:val="28"/>
          <w:vertAlign w:val="superscript"/>
        </w:rPr>
        <w:t>3</w:t>
      </w:r>
      <w:r>
        <w:rPr>
          <w:rFonts w:eastAsia="Arial" w:asciiTheme="minorHAnsi" w:hAnsiTheme="minorHAnsi" w:cstheme="minorHAnsi"/>
          <w:sz w:val="28"/>
          <w:szCs w:val="28"/>
        </w:rPr>
        <w:t>, Laurent Journot</w:t>
      </w:r>
      <w:r>
        <w:rPr>
          <w:rFonts w:eastAsia="Arial" w:asciiTheme="minorHAnsi" w:hAnsiTheme="minorHAnsi" w:cstheme="minorHAnsi"/>
          <w:sz w:val="28"/>
          <w:szCs w:val="28"/>
          <w:vertAlign w:val="superscript"/>
        </w:rPr>
        <w:t>1,3</w:t>
      </w:r>
      <w:r>
        <w:rPr>
          <w:rFonts w:eastAsia="Arial" w:asciiTheme="minorHAnsi" w:hAnsiTheme="minorHAnsi" w:cstheme="minorHAnsi"/>
          <w:sz w:val="28"/>
          <w:szCs w:val="28"/>
        </w:rPr>
        <w:t>, and Robert Sabatier</w:t>
      </w:r>
      <w:r>
        <w:rPr>
          <w:rFonts w:eastAsia="Arial" w:asciiTheme="minorHAnsi" w:hAnsiTheme="minorHAnsi" w:cstheme="minorHAnsi"/>
          <w:sz w:val="28"/>
          <w:szCs w:val="28"/>
          <w:vertAlign w:val="superscript"/>
        </w:rPr>
        <w:t>1,2,</w:t>
      </w:r>
      <w:r>
        <w:rPr>
          <w:rFonts w:ascii="Cambria Math" w:hAnsi="Cambria Math" w:eastAsia="Arial" w:cs="Cambria Math"/>
          <w:sz w:val="28"/>
          <w:szCs w:val="28"/>
          <w:vertAlign w:val="superscript"/>
        </w:rPr>
        <w:t>∗</w:t>
      </w:r>
    </w:p>
    <w:p>
      <w:pPr>
        <w:jc w:val="both"/>
        <w:rPr>
          <w:rFonts w:eastAsia="Arial" w:cs="Arial" w:asciiTheme="minorHAnsi" w:hAnsiTheme="minorHAnsi"/>
          <w:sz w:val="24"/>
          <w:szCs w:val="24"/>
        </w:rPr>
      </w:pPr>
      <w:r>
        <w:rPr>
          <w:rFonts w:eastAsia="Arial" w:cs="Arial" w:asciiTheme="minorHAnsi" w:hAnsiTheme="minorHAnsi"/>
          <w:sz w:val="24"/>
          <w:szCs w:val="24"/>
          <w:vertAlign w:val="superscript"/>
        </w:rPr>
        <w:t>1</w:t>
      </w:r>
      <w:r>
        <w:rPr>
          <w:rFonts w:eastAsia="Arial" w:cs="Arial" w:asciiTheme="minorHAnsi" w:hAnsiTheme="minorHAnsi"/>
          <w:sz w:val="24"/>
          <w:szCs w:val="24"/>
        </w:rPr>
        <w:t xml:space="preserve"> Institut de Génomique Fonctionnelle, IGF, Univ Montpellier, CNRS, INSERM, Montpellier, France.</w:t>
      </w:r>
    </w:p>
    <w:p>
      <w:pPr>
        <w:jc w:val="both"/>
        <w:rPr>
          <w:rFonts w:eastAsia="Arial" w:cs="Arial" w:asciiTheme="minorHAnsi" w:hAnsiTheme="minorHAnsi"/>
          <w:sz w:val="24"/>
          <w:szCs w:val="24"/>
        </w:rPr>
      </w:pPr>
      <w:r>
        <w:rPr>
          <w:rFonts w:eastAsia="Arial" w:cs="Arial" w:asciiTheme="minorHAnsi" w:hAnsiTheme="minorHAnsi"/>
          <w:sz w:val="24"/>
          <w:szCs w:val="24"/>
          <w:vertAlign w:val="superscript"/>
        </w:rPr>
        <w:t>2</w:t>
      </w:r>
      <w:r>
        <w:rPr>
          <w:rFonts w:eastAsia="Arial" w:cs="Arial" w:asciiTheme="minorHAnsi" w:hAnsiTheme="minorHAnsi"/>
          <w:sz w:val="24"/>
          <w:szCs w:val="24"/>
        </w:rPr>
        <w:t xml:space="preserve"> Faculté de Pharmacie, Univ Montpellier, Montpellier, France.</w:t>
      </w:r>
    </w:p>
    <w:p>
      <w:pPr>
        <w:jc w:val="both"/>
        <w:rPr>
          <w:rFonts w:eastAsia="Arial" w:cs="Arial" w:asciiTheme="minorHAnsi" w:hAnsiTheme="minorHAnsi"/>
          <w:sz w:val="24"/>
          <w:szCs w:val="24"/>
          <w:lang w:val="en-US"/>
        </w:rPr>
      </w:pPr>
      <w:r>
        <w:rPr>
          <w:rFonts w:eastAsia="Arial" w:cs="Arial" w:asciiTheme="minorHAnsi" w:hAnsiTheme="minorHAnsi"/>
          <w:sz w:val="24"/>
          <w:szCs w:val="24"/>
          <w:vertAlign w:val="superscript"/>
          <w:lang w:val="en-US"/>
        </w:rPr>
        <w:t>3</w:t>
      </w:r>
      <w:r>
        <w:rPr>
          <w:rFonts w:eastAsia="Arial" w:cs="Arial" w:asciiTheme="minorHAnsi" w:hAnsiTheme="minorHAnsi"/>
          <w:sz w:val="24"/>
          <w:szCs w:val="24"/>
          <w:lang w:val="en-US"/>
        </w:rPr>
        <w:t xml:space="preserve"> Montpellier GenomiX, MGX, Univ Montpellier, CNRS, INSERM, Montpellier, France.</w:t>
      </w:r>
    </w:p>
    <w:p>
      <w:pPr>
        <w:jc w:val="both"/>
        <w:rPr>
          <w:rFonts w:eastAsia="Arial" w:asciiTheme="minorHAnsi" w:hAnsiTheme="minorHAnsi" w:cstheme="minorHAnsi"/>
          <w:lang w:val="en-US"/>
        </w:rPr>
      </w:pPr>
    </w:p>
    <w:p>
      <w:pPr>
        <w:jc w:val="both"/>
        <w:rPr>
          <w:rFonts w:eastAsia="Arial" w:asciiTheme="minorHAnsi" w:hAnsiTheme="minorHAnsi" w:cstheme="minorHAnsi"/>
          <w:lang w:val="en-US"/>
        </w:rPr>
      </w:pPr>
    </w:p>
    <w:p>
      <w:pPr>
        <w:pStyle w:val="13"/>
        <w:numPr>
          <w:ilvl w:val="0"/>
          <w:numId w:val="1"/>
        </w:numPr>
        <w:jc w:val="both"/>
        <w:rPr>
          <w:rFonts w:asciiTheme="minorHAnsi" w:hAnsiTheme="minorHAnsi"/>
          <w:b/>
          <w:sz w:val="32"/>
          <w:lang w:val="en-US"/>
        </w:rPr>
      </w:pPr>
      <w:r>
        <w:rPr>
          <w:rFonts w:eastAsia="Arial" w:cs="Arial" w:asciiTheme="minorHAnsi" w:hAnsiTheme="minorHAnsi"/>
          <w:b/>
          <w:sz w:val="32"/>
          <w:lang w:val="en-US"/>
        </w:rPr>
        <w:t>Supplementary methods</w:t>
      </w:r>
    </w:p>
    <w:p>
      <w:pPr>
        <w:spacing w:line="266" w:lineRule="exact"/>
        <w:jc w:val="both"/>
        <w:rPr>
          <w:rFonts w:asciiTheme="minorHAnsi" w:hAnsiTheme="minorHAnsi"/>
          <w:lang w:val="en-US"/>
        </w:rPr>
      </w:pPr>
    </w:p>
    <w:p>
      <w:pPr>
        <w:spacing w:line="275" w:lineRule="auto"/>
        <w:jc w:val="both"/>
        <w:rPr>
          <w:rFonts w:asciiTheme="minorHAnsi" w:hAnsiTheme="minorHAnsi"/>
          <w:lang w:val="en-US"/>
        </w:rPr>
      </w:pPr>
      <w:r>
        <w:rPr>
          <w:rFonts w:eastAsia="Arial" w:cs="Arial" w:asciiTheme="minorHAnsi" w:hAnsiTheme="minorHAnsi"/>
          <w:lang w:val="en-US"/>
        </w:rPr>
        <w:t>In this section, we provide further details with respect to the ISoLDE method, the generation of simulated data, the sequence mapping methods, and the method to identify the set of searchable, mouse strain-specific genes for AI studies.</w:t>
      </w:r>
    </w:p>
    <w:p>
      <w:pPr>
        <w:spacing w:line="324" w:lineRule="exact"/>
        <w:jc w:val="both"/>
        <w:rPr>
          <w:rFonts w:asciiTheme="minorHAnsi" w:hAnsiTheme="minorHAnsi"/>
          <w:lang w:val="en-US"/>
        </w:rPr>
      </w:pPr>
    </w:p>
    <w:p>
      <w:pPr>
        <w:pStyle w:val="13"/>
        <w:numPr>
          <w:ilvl w:val="1"/>
          <w:numId w:val="1"/>
        </w:numPr>
        <w:tabs>
          <w:tab w:val="left" w:pos="1540"/>
        </w:tabs>
        <w:jc w:val="both"/>
        <w:rPr>
          <w:rFonts w:asciiTheme="minorHAnsi" w:hAnsiTheme="minorHAnsi"/>
          <w:b/>
          <w:sz w:val="28"/>
          <w:lang w:val="en-US"/>
        </w:rPr>
      </w:pPr>
      <w:r>
        <w:rPr>
          <w:rFonts w:eastAsia="Times New Roman" w:asciiTheme="minorHAnsi" w:hAnsiTheme="minorHAnsi"/>
          <w:b/>
          <w:sz w:val="28"/>
          <w:lang w:val="en-US"/>
        </w:rPr>
        <w:t>Details on the resampling-based ISoLDE method</w:t>
      </w:r>
    </w:p>
    <w:p>
      <w:pPr>
        <w:spacing w:line="268" w:lineRule="exact"/>
        <w:jc w:val="both"/>
        <w:rPr>
          <w:rFonts w:asciiTheme="minorHAnsi" w:hAnsiTheme="minorHAnsi"/>
          <w:lang w:val="en-US"/>
        </w:rPr>
      </w:pPr>
    </w:p>
    <w:p>
      <w:pPr>
        <w:spacing w:line="231" w:lineRule="auto"/>
        <w:jc w:val="both"/>
        <w:rPr>
          <w:rFonts w:eastAsia="Arial" w:cs="Arial" w:asciiTheme="minorHAnsi" w:hAnsiTheme="minorHAnsi"/>
          <w:lang w:val="en-US"/>
        </w:rPr>
      </w:pPr>
      <w:r>
        <w:rPr>
          <w:rFonts w:eastAsia="Arial" w:cs="Arial" w:asciiTheme="minorHAnsi" w:hAnsiTheme="minorHAnsi"/>
          <w:lang w:val="en-US"/>
        </w:rPr>
        <w:t xml:space="preserve">The definition of the </w:t>
      </w:r>
      <w:r>
        <w:rPr>
          <w:rFonts w:eastAsia="Arial" w:cs="Arial" w:asciiTheme="minorHAnsi" w:hAnsiTheme="minorHAnsi"/>
          <w:i/>
          <w:lang w:val="en-US"/>
        </w:rPr>
        <w:t>S</w:t>
      </w:r>
      <w:r>
        <w:rPr>
          <w:rFonts w:eastAsia="Arial" w:cs="Arial" w:asciiTheme="minorHAnsi" w:hAnsiTheme="minorHAnsi"/>
          <w:i/>
          <w:vertAlign w:val="subscript"/>
          <w:lang w:val="en-US"/>
        </w:rPr>
        <w:t>g</w:t>
      </w:r>
      <w:r>
        <w:rPr>
          <w:rFonts w:eastAsia="Arial" w:cs="Arial" w:asciiTheme="minorHAnsi" w:hAnsiTheme="minorHAnsi"/>
          <w:lang w:val="en-US"/>
        </w:rPr>
        <w:t xml:space="preserve"> statistic is given in the manuscript. Two different statistical tests, Q1 and Q2, were performed; Q1 was testing whether a given gene was allelically imbalanced, and Q2 was testing whether it was bi-allelically expressed. A randomization approach was used to infer </w:t>
      </w:r>
      <w:r>
        <w:rPr>
          <w:rFonts w:eastAsia="Arial" w:cs="Arial" w:asciiTheme="minorHAnsi" w:hAnsiTheme="minorHAnsi"/>
          <w:i/>
          <w:lang w:val="en-US"/>
        </w:rPr>
        <w:t>S</w:t>
      </w:r>
      <w:r>
        <w:rPr>
          <w:rFonts w:eastAsia="Arial" w:cs="Arial" w:asciiTheme="minorHAnsi" w:hAnsiTheme="minorHAnsi"/>
          <w:i/>
          <w:vertAlign w:val="subscript"/>
          <w:lang w:val="en-US"/>
        </w:rPr>
        <w:t>g</w:t>
      </w:r>
      <w:r>
        <w:rPr>
          <w:rFonts w:eastAsia="Arial" w:cs="Arial" w:asciiTheme="minorHAnsi" w:hAnsiTheme="minorHAnsi"/>
          <w:lang w:val="en-US"/>
        </w:rPr>
        <w:t xml:space="preserve"> exact distribution for each test Q1 and Q2.</w:t>
      </w:r>
    </w:p>
    <w:p>
      <w:pPr>
        <w:spacing w:line="248" w:lineRule="auto"/>
        <w:jc w:val="both"/>
        <w:rPr>
          <w:rFonts w:eastAsia="Arial" w:cs="Arial" w:asciiTheme="minorHAnsi" w:hAnsiTheme="minorHAnsi"/>
          <w:lang w:val="en-US"/>
        </w:rPr>
      </w:pPr>
      <w:r>
        <w:rPr>
          <w:rFonts w:eastAsia="Arial" w:cs="Arial" w:asciiTheme="minorHAnsi" w:hAnsiTheme="minorHAnsi"/>
          <w:lang w:val="en-US"/>
        </w:rPr>
        <w:t xml:space="preserve">For the sake of simplicity, let us consider an experiment with four replicates in each reciprocal cross, </w:t>
      </w:r>
      <w:r>
        <w:rPr>
          <w:rFonts w:eastAsia="Arial" w:cs="Arial" w:asciiTheme="minorHAnsi" w:hAnsiTheme="minorHAnsi"/>
          <w:i/>
          <w:lang w:val="en-US"/>
        </w:rPr>
        <w:t>i.e.</w:t>
      </w:r>
      <w:r>
        <w:rPr>
          <w:rFonts w:eastAsia="Arial" w:cs="Arial" w:asciiTheme="minorHAnsi" w:hAnsiTheme="minorHAnsi"/>
          <w:lang w:val="en-US"/>
        </w:rPr>
        <w:t xml:space="preserve"> 8 samples and 16 measurements (</w:t>
      </w:r>
      <w:r>
        <w:rPr>
          <w:rFonts w:eastAsia="Arial" w:cs="Arial" w:asciiTheme="minorHAnsi" w:hAnsiTheme="minorHAnsi"/>
          <w:highlight w:val="cyan"/>
          <w:lang w:val="en-US"/>
          <w:rPrChange w:id="0" w:author="gao" w:date="2019-01-27T18:34:59Z">
            <w:rPr>
              <w:rFonts w:eastAsia="Arial" w:cs="Arial" w:asciiTheme="minorHAnsi" w:hAnsiTheme="minorHAnsi"/>
              <w:lang w:val="en-US"/>
            </w:rPr>
          </w:rPrChange>
        </w:rPr>
        <w:t>2 crosses × 4 replicates × 2 parental origins</w:t>
      </w:r>
      <w:r>
        <w:rPr>
          <w:rFonts w:eastAsia="Arial" w:cs="Arial" w:asciiTheme="minorHAnsi" w:hAnsiTheme="minorHAnsi"/>
          <w:lang w:val="en-US"/>
        </w:rPr>
        <w:t>). Then, the data for a typical gene looked like:</w:t>
      </w:r>
    </w:p>
    <w:p>
      <w:pPr>
        <w:spacing w:line="248" w:lineRule="auto"/>
        <w:jc w:val="center"/>
        <w:rPr>
          <w:rFonts w:asciiTheme="minorHAnsi" w:hAnsiTheme="minorHAnsi"/>
          <w:lang w:val="en-US"/>
        </w:rPr>
      </w:pPr>
      <w:r>
        <w:rPr>
          <w:rFonts w:asciiTheme="minorHAnsi" w:hAnsiTheme="minorHAnsi"/>
        </w:rPr>
        <w:drawing>
          <wp:inline distT="0" distB="0" distL="0" distR="0">
            <wp:extent cx="3857625" cy="62865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cstate="print"/>
                    <a:srcRect/>
                    <a:stretch>
                      <a:fillRect/>
                    </a:stretch>
                  </pic:blipFill>
                  <pic:spPr>
                    <a:xfrm>
                      <a:off x="0" y="0"/>
                      <a:ext cx="3857625" cy="628650"/>
                    </a:xfrm>
                    <a:prstGeom prst="rect">
                      <a:avLst/>
                    </a:prstGeom>
                    <a:noFill/>
                  </pic:spPr>
                </pic:pic>
              </a:graphicData>
            </a:graphic>
          </wp:inline>
        </w:drawing>
      </w:r>
    </w:p>
    <w:p>
      <w:pPr>
        <w:spacing w:line="276" w:lineRule="auto"/>
        <w:jc w:val="both"/>
        <w:rPr>
          <w:rFonts w:eastAsia="Arial" w:cs="Arial" w:asciiTheme="minorHAnsi" w:hAnsiTheme="minorHAnsi"/>
          <w:lang w:val="en-US"/>
        </w:rPr>
      </w:pPr>
      <w:r>
        <w:rPr>
          <w:rFonts w:eastAsia="Arial" w:cs="Arial" w:asciiTheme="minorHAnsi" w:hAnsiTheme="minorHAnsi"/>
          <w:lang w:val="en-US"/>
        </w:rPr>
        <w:t>To perform resampling, reads from the same biological replicate were summed before a new label, maternal or paternal, was given to each read. The summed reads from our typical gene are as follows:</w:t>
      </w:r>
    </w:p>
    <w:p>
      <w:pPr>
        <w:spacing w:line="276" w:lineRule="auto"/>
        <w:ind w:firstLine="338"/>
        <w:jc w:val="center"/>
        <w:rPr>
          <w:rFonts w:asciiTheme="minorHAnsi" w:hAnsiTheme="minorHAnsi"/>
          <w:lang w:val="en-US"/>
        </w:rPr>
      </w:pPr>
      <w:r>
        <w:rPr>
          <w:rFonts w:asciiTheme="minorHAnsi" w:hAnsiTheme="minorHAnsi"/>
        </w:rPr>
        <w:drawing>
          <wp:inline distT="0" distB="0" distL="0" distR="0">
            <wp:extent cx="1962150" cy="53340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cstate="print"/>
                    <a:srcRect/>
                    <a:stretch>
                      <a:fillRect/>
                    </a:stretch>
                  </pic:blipFill>
                  <pic:spPr>
                    <a:xfrm>
                      <a:off x="0" y="0"/>
                      <a:ext cx="1962150" cy="533400"/>
                    </a:xfrm>
                    <a:prstGeom prst="rect">
                      <a:avLst/>
                    </a:prstGeom>
                    <a:noFill/>
                  </pic:spPr>
                </pic:pic>
              </a:graphicData>
            </a:graphic>
          </wp:inline>
        </w:drawing>
      </w:r>
    </w:p>
    <w:p>
      <w:pPr>
        <w:tabs>
          <w:tab w:val="left" w:pos="1660"/>
        </w:tabs>
        <w:jc w:val="both"/>
        <w:rPr>
          <w:rFonts w:eastAsia="Times New Roman" w:asciiTheme="minorHAnsi" w:hAnsiTheme="minorHAnsi"/>
          <w:lang w:val="en-US"/>
        </w:rPr>
      </w:pPr>
    </w:p>
    <w:p>
      <w:pPr>
        <w:pStyle w:val="13"/>
        <w:numPr>
          <w:ilvl w:val="2"/>
          <w:numId w:val="1"/>
        </w:numPr>
        <w:tabs>
          <w:tab w:val="left" w:pos="1660"/>
        </w:tabs>
        <w:jc w:val="both"/>
        <w:rPr>
          <w:rFonts w:asciiTheme="minorHAnsi" w:hAnsiTheme="minorHAnsi"/>
          <w:lang w:val="en-US"/>
        </w:rPr>
      </w:pPr>
      <w:r>
        <w:rPr>
          <w:rFonts w:eastAsia="Times New Roman" w:asciiTheme="minorHAnsi" w:hAnsiTheme="minorHAnsi"/>
          <w:lang w:val="en-US"/>
        </w:rPr>
        <w:t>Resampling for the Q1 test</w:t>
      </w:r>
    </w:p>
    <w:p>
      <w:pPr>
        <w:spacing w:line="201" w:lineRule="exact"/>
        <w:jc w:val="both"/>
        <w:rPr>
          <w:rFonts w:asciiTheme="minorHAnsi" w:hAnsiTheme="minorHAnsi"/>
          <w:lang w:val="en-US"/>
        </w:rPr>
      </w:pPr>
    </w:p>
    <w:p>
      <w:pPr>
        <w:spacing w:line="245" w:lineRule="auto"/>
        <w:jc w:val="both"/>
        <w:rPr>
          <w:rFonts w:eastAsia="Arial" w:cs="Arial" w:asciiTheme="minorHAnsi" w:hAnsiTheme="minorHAnsi"/>
          <w:lang w:val="en-US"/>
        </w:rPr>
      </w:pPr>
      <w:r>
        <w:rPr>
          <w:rFonts w:eastAsia="Arial" w:cs="Arial" w:asciiTheme="minorHAnsi" w:hAnsiTheme="minorHAnsi"/>
          <w:lang w:val="en-US"/>
        </w:rPr>
        <w:t xml:space="preserve">For Q1, ISoLDE generated the distribution of </w:t>
      </w:r>
      <w:r>
        <w:rPr>
          <w:rFonts w:eastAsia="Arial" w:cs="Arial" w:asciiTheme="minorHAnsi" w:hAnsiTheme="minorHAnsi"/>
          <w:i/>
          <w:lang w:val="en-US"/>
        </w:rPr>
        <w:t>S</w:t>
      </w:r>
      <w:r>
        <w:rPr>
          <w:rFonts w:eastAsia="Arial" w:cs="Arial" w:asciiTheme="minorHAnsi" w:hAnsiTheme="minorHAnsi"/>
          <w:i/>
          <w:vertAlign w:val="subscript"/>
          <w:lang w:val="en-US"/>
        </w:rPr>
        <w:t>g</w:t>
      </w:r>
      <w:r>
        <w:rPr>
          <w:rFonts w:eastAsia="Arial" w:cs="Arial" w:asciiTheme="minorHAnsi" w:hAnsiTheme="minorHAnsi"/>
          <w:lang w:val="en-US"/>
        </w:rPr>
        <w:t xml:space="preserve"> under the null hypothesis, </w:t>
      </w:r>
      <w:r>
        <w:rPr>
          <w:rFonts w:eastAsia="Arial" w:cs="Arial" w:asciiTheme="minorHAnsi" w:hAnsiTheme="minorHAnsi"/>
          <w:i/>
          <w:lang w:val="en-US"/>
        </w:rPr>
        <w:t>i.e.</w:t>
      </w:r>
      <w:r>
        <w:rPr>
          <w:rFonts w:eastAsia="Arial" w:cs="Arial" w:asciiTheme="minorHAnsi" w:hAnsiTheme="minorHAnsi"/>
          <w:lang w:val="en-US"/>
        </w:rPr>
        <w:t xml:space="preserve"> bi-allelic expression. In a classical parametric approach, the reads of each biological replicate would be assigned a parental origin according to a Binomial distribution with probability parameter equal to 0.5. Due to both biological and technical biases, experimental data are far from the Binomial distribution.</w:t>
      </w:r>
      <w:r>
        <w:rPr>
          <w:rFonts w:asciiTheme="minorHAnsi" w:hAnsiTheme="minorHAnsi"/>
          <w:lang w:val="en-US"/>
        </w:rPr>
        <w:t xml:space="preserve"> I</w:t>
      </w:r>
      <w:r>
        <w:rPr>
          <w:rFonts w:eastAsia="Arial" w:cs="Arial" w:asciiTheme="minorHAnsi" w:hAnsiTheme="minorHAnsi"/>
          <w:lang w:val="en-US"/>
        </w:rPr>
        <w:t>n ISoLDE, the true distribution is directly learned on the dataset working on observed differences between biological replicates within each reciprocal cross. Then, each read of each biological replicate is independently relabeled paternal or maternal according to this distribution. As relabeling is independently performed on each biological replicate, with different proportions of reads from maternal origin, the global distribution of reads between paternal and maternal cannot be considered as a binomial one.</w:t>
      </w:r>
    </w:p>
    <w:p>
      <w:pPr>
        <w:spacing w:line="245" w:lineRule="auto"/>
        <w:jc w:val="both"/>
        <w:rPr>
          <w:rFonts w:asciiTheme="minorHAnsi" w:hAnsiTheme="minorHAnsi"/>
          <w:lang w:val="en-US"/>
        </w:rPr>
      </w:pPr>
      <w:r>
        <w:rPr>
          <w:rFonts w:eastAsia="Arial" w:cs="Arial" w:asciiTheme="minorHAnsi" w:hAnsiTheme="minorHAnsi"/>
          <w:lang w:val="en-US"/>
        </w:rPr>
        <w:t xml:space="preserve">By applying this method to our example, </w:t>
      </w:r>
      <w:r>
        <w:rPr>
          <w:rFonts w:eastAsia="Arial" w:cs="Arial" w:asciiTheme="minorHAnsi" w:hAnsiTheme="minorHAnsi"/>
          <w:highlight w:val="cyan"/>
          <w:lang w:val="en-US"/>
          <w:rPrChange w:id="1" w:author="gao" w:date="2019-01-27T18:35:31Z">
            <w:rPr>
              <w:rFonts w:eastAsia="Arial" w:cs="Arial" w:asciiTheme="minorHAnsi" w:hAnsiTheme="minorHAnsi"/>
              <w:lang w:val="en-US"/>
            </w:rPr>
          </w:rPrChange>
        </w:rPr>
        <w:t>one possible result</w:t>
      </w:r>
      <w:r>
        <w:rPr>
          <w:rFonts w:eastAsia="Arial" w:cs="Arial" w:asciiTheme="minorHAnsi" w:hAnsiTheme="minorHAnsi"/>
          <w:lang w:val="en-US"/>
        </w:rPr>
        <w:t xml:space="preserve"> is:</w:t>
      </w:r>
    </w:p>
    <w:p>
      <w:pPr>
        <w:spacing w:line="200" w:lineRule="exact"/>
        <w:jc w:val="both"/>
        <w:rPr>
          <w:rFonts w:asciiTheme="minorHAnsi" w:hAnsiTheme="minorHAnsi"/>
          <w:lang w:val="en-US"/>
        </w:rPr>
      </w:pPr>
      <w:r>
        <w:rPr>
          <w:rFonts w:asciiTheme="minorHAnsi" w:hAnsiTheme="minorHAnsi"/>
        </w:rPr>
        <w:drawing>
          <wp:anchor distT="0" distB="0" distL="114300" distR="114300" simplePos="0" relativeHeight="251655168" behindDoc="1" locked="0" layoutInCell="0" allowOverlap="1">
            <wp:simplePos x="0" y="0"/>
            <wp:positionH relativeFrom="column">
              <wp:posOffset>790575</wp:posOffset>
            </wp:positionH>
            <wp:positionV relativeFrom="paragraph">
              <wp:posOffset>6350</wp:posOffset>
            </wp:positionV>
            <wp:extent cx="3848100" cy="628650"/>
            <wp:effectExtent l="1905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cstate="print"/>
                    <a:srcRect/>
                    <a:stretch>
                      <a:fillRect/>
                    </a:stretch>
                  </pic:blipFill>
                  <pic:spPr>
                    <a:xfrm>
                      <a:off x="0" y="0"/>
                      <a:ext cx="3848100" cy="628650"/>
                    </a:xfrm>
                    <a:prstGeom prst="rect">
                      <a:avLst/>
                    </a:prstGeom>
                    <a:noFill/>
                  </pic:spPr>
                </pic:pic>
              </a:graphicData>
            </a:graphic>
          </wp:anchor>
        </w:drawing>
      </w:r>
    </w:p>
    <w:p>
      <w:pPr>
        <w:spacing w:line="200" w:lineRule="exact"/>
        <w:jc w:val="both"/>
        <w:rPr>
          <w:rFonts w:asciiTheme="minorHAnsi" w:hAnsiTheme="minorHAnsi"/>
          <w:lang w:val="en-US"/>
        </w:rPr>
      </w:pPr>
    </w:p>
    <w:p>
      <w:pPr>
        <w:spacing w:line="200" w:lineRule="exact"/>
        <w:jc w:val="both"/>
        <w:rPr>
          <w:rFonts w:asciiTheme="minorHAnsi" w:hAnsiTheme="minorHAnsi"/>
          <w:lang w:val="en-US"/>
        </w:rPr>
      </w:pPr>
    </w:p>
    <w:p>
      <w:pPr>
        <w:spacing w:line="200" w:lineRule="exact"/>
        <w:jc w:val="both"/>
        <w:rPr>
          <w:rFonts w:asciiTheme="minorHAnsi" w:hAnsiTheme="minorHAnsi"/>
          <w:lang w:val="en-US"/>
        </w:rPr>
      </w:pPr>
    </w:p>
    <w:p>
      <w:pPr>
        <w:spacing w:line="227" w:lineRule="exact"/>
        <w:jc w:val="both"/>
        <w:rPr>
          <w:rFonts w:asciiTheme="minorHAnsi" w:hAnsiTheme="minorHAnsi"/>
          <w:lang w:val="en-US"/>
        </w:rPr>
      </w:pPr>
    </w:p>
    <w:p>
      <w:pPr>
        <w:spacing w:line="254" w:lineRule="auto"/>
        <w:jc w:val="both"/>
        <w:rPr>
          <w:rFonts w:asciiTheme="minorHAnsi" w:hAnsiTheme="minorHAnsi"/>
          <w:lang w:val="en-US"/>
        </w:rPr>
      </w:pPr>
      <w:r>
        <w:rPr>
          <w:rFonts w:eastAsia="Arial" w:cs="Arial" w:asciiTheme="minorHAnsi" w:hAnsiTheme="minorHAnsi"/>
          <w:lang w:val="en-US"/>
        </w:rPr>
        <w:t xml:space="preserve">Once a resampled vector of reads is obtained, the </w:t>
      </w:r>
      <w:r>
        <w:rPr>
          <w:rFonts w:eastAsia="Arial" w:cs="Arial" w:asciiTheme="minorHAnsi" w:hAnsiTheme="minorHAnsi"/>
          <w:i/>
          <w:lang w:val="en-US"/>
        </w:rPr>
        <w:t>S</w:t>
      </w:r>
      <w:r>
        <w:rPr>
          <w:rFonts w:eastAsia="Arial" w:cs="Arial" w:asciiTheme="minorHAnsi" w:hAnsiTheme="minorHAnsi"/>
          <w:i/>
          <w:vertAlign w:val="subscript"/>
          <w:lang w:val="en-US"/>
        </w:rPr>
        <w:t>g</w:t>
      </w:r>
      <w:r>
        <w:rPr>
          <w:rFonts w:eastAsia="Arial" w:cs="Arial" w:asciiTheme="minorHAnsi" w:hAnsiTheme="minorHAnsi"/>
          <w:lang w:val="en-US"/>
        </w:rPr>
        <w:t xml:space="preserve"> statistic is computed. In the previous example, the total number of maternal relabeled reads from cross A is 868 and the total number of reads in cross A (unchanged through resampling) is 1612, hence according to the main manuscript definition, </w:t>
      </w:r>
      <w:r>
        <w:rPr>
          <w:rFonts w:eastAsia="Arial" w:cs="Arial" w:asciiTheme="minorHAnsi" w:hAnsiTheme="minorHAnsi"/>
        </w:rPr>
        <w:t>π</w:t>
      </w:r>
      <w:r>
        <w:rPr>
          <w:rFonts w:eastAsia="Arial" w:cs="Arial" w:asciiTheme="minorHAnsi" w:hAnsiTheme="minorHAnsi"/>
          <w:vertAlign w:val="subscript"/>
          <w:lang w:val="en-US"/>
        </w:rPr>
        <w:t>M,1</w:t>
      </w:r>
      <w:r>
        <w:rPr>
          <w:rFonts w:eastAsia="Arial" w:cs="Arial" w:asciiTheme="minorHAnsi" w:hAnsiTheme="minorHAnsi"/>
          <w:lang w:val="en-US"/>
        </w:rPr>
        <w:t xml:space="preserve"> = 868/1612 = 0.5385. In the same way, </w:t>
      </w:r>
      <w:r>
        <w:rPr>
          <w:rFonts w:eastAsia="Arial" w:cs="Arial" w:asciiTheme="minorHAnsi" w:hAnsiTheme="minorHAnsi"/>
        </w:rPr>
        <w:t>π</w:t>
      </w:r>
      <w:r>
        <w:rPr>
          <w:rFonts w:eastAsia="Arial" w:cs="Arial" w:asciiTheme="minorHAnsi" w:hAnsiTheme="minorHAnsi"/>
          <w:vertAlign w:val="subscript"/>
          <w:lang w:val="en-US"/>
        </w:rPr>
        <w:t>P,2</w:t>
      </w:r>
      <w:r>
        <w:rPr>
          <w:rFonts w:eastAsia="Arial" w:cs="Arial" w:asciiTheme="minorHAnsi" w:hAnsiTheme="minorHAnsi"/>
          <w:lang w:val="en-US"/>
        </w:rPr>
        <w:t xml:space="preserve"> = 772/1385 = 0.5574. The median of maternal reads over both crosses is computed. The vector of maternal reads is {222, 253, 241, 152, 184, 122, 113, 194}, its median is 189, and its MAD is 44.5. The median of paternal reads is 184 and the corresponding MAD is 36.5. By applying the </w:t>
      </w:r>
      <w:r>
        <w:rPr>
          <w:rFonts w:eastAsia="Arial" w:cs="Arial" w:asciiTheme="minorHAnsi" w:hAnsiTheme="minorHAnsi"/>
          <w:i/>
          <w:highlight w:val="cyan"/>
          <w:lang w:val="en-US"/>
          <w:rPrChange w:id="2" w:author="gao" w:date="2019-01-27T18:35:49Z">
            <w:rPr>
              <w:rFonts w:eastAsia="Arial" w:cs="Arial" w:asciiTheme="minorHAnsi" w:hAnsiTheme="minorHAnsi"/>
              <w:i/>
              <w:lang w:val="en-US"/>
            </w:rPr>
          </w:rPrChange>
        </w:rPr>
        <w:t>S</w:t>
      </w:r>
      <w:r>
        <w:rPr>
          <w:rFonts w:eastAsia="Arial" w:cs="Arial" w:asciiTheme="minorHAnsi" w:hAnsiTheme="minorHAnsi"/>
          <w:i/>
          <w:highlight w:val="cyan"/>
          <w:vertAlign w:val="subscript"/>
          <w:lang w:val="en-US"/>
          <w:rPrChange w:id="3" w:author="gao" w:date="2019-01-27T18:35:49Z">
            <w:rPr>
              <w:rFonts w:eastAsia="Arial" w:cs="Arial" w:asciiTheme="minorHAnsi" w:hAnsiTheme="minorHAnsi"/>
              <w:i/>
              <w:vertAlign w:val="subscript"/>
              <w:lang w:val="en-US"/>
            </w:rPr>
          </w:rPrChange>
        </w:rPr>
        <w:t>g</w:t>
      </w:r>
      <w:r>
        <w:rPr>
          <w:rFonts w:eastAsia="Arial" w:cs="Arial" w:asciiTheme="minorHAnsi" w:hAnsiTheme="minorHAnsi"/>
          <w:highlight w:val="cyan"/>
          <w:lang w:val="en-US"/>
          <w:rPrChange w:id="4" w:author="gao" w:date="2019-01-27T18:35:49Z">
            <w:rPr>
              <w:rFonts w:eastAsia="Arial" w:cs="Arial" w:asciiTheme="minorHAnsi" w:hAnsiTheme="minorHAnsi"/>
              <w:lang w:val="en-US"/>
            </w:rPr>
          </w:rPrChange>
        </w:rPr>
        <w:t xml:space="preserve"> statistic formula</w:t>
      </w:r>
      <w:r>
        <w:rPr>
          <w:rFonts w:eastAsia="Arial" w:cs="Arial" w:asciiTheme="minorHAnsi" w:hAnsiTheme="minorHAnsi"/>
          <w:lang w:val="en-US"/>
        </w:rPr>
        <w:t xml:space="preserve">, we </w:t>
      </w:r>
      <w:r>
        <w:rPr>
          <w:rFonts w:eastAsia="Arial" w:cs="Arial" w:asciiTheme="minorHAnsi" w:hAnsiTheme="minorHAnsi"/>
        </w:rPr>
        <w:t>obtain:</w:t>
      </w:r>
    </w:p>
    <w:p>
      <w:pPr>
        <w:spacing w:line="254" w:lineRule="auto"/>
        <w:ind w:firstLine="338"/>
        <w:jc w:val="both"/>
        <w:rPr>
          <w:rFonts w:asciiTheme="minorHAnsi" w:hAnsiTheme="minorHAnsi" w:cstheme="minorHAnsi"/>
          <w:lang w:val="en-US"/>
        </w:rPr>
      </w:pPr>
      <m:oMathPara>
        <m:oMath>
          <m:sSub>
            <m:sSubPr>
              <m:ctrlPr>
                <w:rPr>
                  <w:rFonts w:ascii="Cambria Math" w:hAnsi="Cambria Math" w:cstheme="minorHAnsi"/>
                  <w:i/>
                  <w:lang w:val="en-US"/>
                </w:rPr>
              </m:ctrlPr>
            </m:sSubPr>
            <m:e>
              <m:r>
                <w:rPr>
                  <w:rFonts w:ascii="Cambria Math" w:hAnsi="Cambria Math" w:cstheme="minorHAnsi"/>
                  <w:lang w:val="en-US"/>
                </w:rPr>
                <m:t>S</m:t>
              </m:r>
              <m:ctrlPr>
                <w:rPr>
                  <w:rFonts w:ascii="Cambria Math" w:hAnsi="Cambria Math" w:cstheme="minorHAnsi"/>
                  <w:i/>
                  <w:lang w:val="en-US"/>
                </w:rPr>
              </m:ctrlPr>
            </m:e>
            <m:sub>
              <m:r>
                <w:rPr>
                  <w:rFonts w:ascii="Cambria Math" w:hAnsi="Cambria Math" w:cstheme="minorHAnsi"/>
                  <w:lang w:val="en-US"/>
                </w:rPr>
                <m:t>g</m:t>
              </m:r>
              <m:ctrlPr>
                <w:rPr>
                  <w:rFonts w:ascii="Cambria Math" w:hAnsi="Cambria Math" w:cstheme="minorHAnsi"/>
                  <w:i/>
                  <w:lang w:val="en-US"/>
                </w:rPr>
              </m:ctrlPr>
            </m:sub>
          </m:sSub>
          <m:r>
            <w:rPr>
              <w:rFonts w:ascii="Cambria Math" w:hAnsi="Cambria Math" w:cstheme="minorHAnsi"/>
              <w:lang w:val="en-US"/>
            </w:rPr>
            <m:t>=</m:t>
          </m:r>
          <m:f>
            <m:fPr>
              <m:ctrlPr>
                <w:rPr>
                  <w:rFonts w:ascii="Cambria Math" w:hAnsi="Cambria Math" w:cstheme="minorHAnsi"/>
                  <w:i/>
                  <w:lang w:val="en-US"/>
                </w:rPr>
              </m:ctrlPr>
            </m:fPr>
            <m:num>
              <m:r>
                <w:rPr>
                  <w:rFonts w:ascii="Cambria Math" w:hAnsi="Cambria Math" w:cstheme="minorHAnsi"/>
                  <w:lang w:val="en-US"/>
                </w:rPr>
                <m:t>0.5385-0.5574</m:t>
              </m:r>
              <m:ctrlPr>
                <w:rPr>
                  <w:rFonts w:ascii="Cambria Math" w:hAnsi="Cambria Math" w:cstheme="minorHAnsi"/>
                  <w:i/>
                  <w:lang w:val="en-US"/>
                </w:rPr>
              </m:ctrlPr>
            </m:num>
            <m:den>
              <m:rad>
                <m:radPr>
                  <m:degHide m:val="1"/>
                  <m:ctrlPr>
                    <w:rPr>
                      <w:rFonts w:ascii="Cambria Math" w:hAnsi="Cambria Math" w:cstheme="minorHAnsi"/>
                      <w:i/>
                      <w:lang w:val="en-US"/>
                    </w:rPr>
                  </m:ctrlPr>
                </m:radPr>
                <m:deg>
                  <m:ctrlPr>
                    <w:rPr>
                      <w:rFonts w:ascii="Cambria Math" w:hAnsi="Cambria Math" w:cstheme="minorHAnsi"/>
                      <w:i/>
                      <w:lang w:val="en-US"/>
                    </w:rPr>
                  </m:ctrlPr>
                </m:deg>
                <m:e>
                  <m:f>
                    <m:fPr>
                      <m:ctrlPr>
                        <w:rPr>
                          <w:rFonts w:ascii="Cambria Math" w:hAnsi="Cambria Math" w:cstheme="minorHAnsi"/>
                          <w:i/>
                          <w:lang w:val="en-US"/>
                        </w:rPr>
                      </m:ctrlPr>
                    </m:fPr>
                    <m:num>
                      <m:r>
                        <w:rPr>
                          <w:rFonts w:ascii="Cambria Math" w:hAnsi="Cambria Math" w:cstheme="minorHAnsi"/>
                          <w:lang w:val="en-US"/>
                        </w:rPr>
                        <m:t>44.5</m:t>
                      </m:r>
                      <m:ctrlPr>
                        <w:rPr>
                          <w:rFonts w:ascii="Cambria Math" w:hAnsi="Cambria Math" w:cstheme="minorHAnsi"/>
                          <w:i/>
                          <w:lang w:val="en-US"/>
                        </w:rPr>
                      </m:ctrlPr>
                    </m:num>
                    <m:den>
                      <m:r>
                        <w:rPr>
                          <w:rFonts w:ascii="Cambria Math" w:hAnsi="Cambria Math" w:cstheme="minorHAnsi"/>
                          <w:lang w:val="en-US"/>
                        </w:rPr>
                        <m:t>189</m:t>
                      </m:r>
                      <m:ctrlPr>
                        <w:rPr>
                          <w:rFonts w:ascii="Cambria Math" w:hAnsi="Cambria Math" w:cstheme="minorHAnsi"/>
                          <w:i/>
                          <w:lang w:val="en-US"/>
                        </w:rPr>
                      </m:ctrlPr>
                    </m:den>
                  </m:f>
                  <m:r>
                    <w:rPr>
                      <w:rFonts w:ascii="Cambria Math" w:hAnsi="Cambria Math" w:cstheme="minorHAnsi"/>
                      <w:lang w:val="en-US"/>
                    </w:rPr>
                    <m:t>+</m:t>
                  </m:r>
                  <m:f>
                    <m:fPr>
                      <m:ctrlPr>
                        <w:rPr>
                          <w:rFonts w:ascii="Cambria Math" w:hAnsi="Cambria Math" w:cstheme="minorHAnsi"/>
                          <w:i/>
                          <w:lang w:val="en-US"/>
                        </w:rPr>
                      </m:ctrlPr>
                    </m:fPr>
                    <m:num>
                      <m:r>
                        <w:rPr>
                          <w:rFonts w:ascii="Cambria Math" w:hAnsi="Cambria Math" w:cstheme="minorHAnsi"/>
                          <w:lang w:val="en-US"/>
                        </w:rPr>
                        <m:t>36.5</m:t>
                      </m:r>
                      <m:ctrlPr>
                        <w:rPr>
                          <w:rFonts w:ascii="Cambria Math" w:hAnsi="Cambria Math" w:cstheme="minorHAnsi"/>
                          <w:i/>
                          <w:lang w:val="en-US"/>
                        </w:rPr>
                      </m:ctrlPr>
                    </m:num>
                    <m:den>
                      <m:r>
                        <w:rPr>
                          <w:rFonts w:ascii="Cambria Math" w:hAnsi="Cambria Math" w:cstheme="minorHAnsi"/>
                          <w:lang w:val="en-US"/>
                        </w:rPr>
                        <m:t>184</m:t>
                      </m:r>
                      <m:ctrlPr>
                        <w:rPr>
                          <w:rFonts w:ascii="Cambria Math" w:hAnsi="Cambria Math" w:cstheme="minorHAnsi"/>
                          <w:i/>
                          <w:lang w:val="en-US"/>
                        </w:rPr>
                      </m:ctrlPr>
                    </m:den>
                  </m:f>
                  <m:ctrlPr>
                    <w:rPr>
                      <w:rFonts w:ascii="Cambria Math" w:hAnsi="Cambria Math" w:cstheme="minorHAnsi"/>
                      <w:i/>
                      <w:lang w:val="en-US"/>
                    </w:rPr>
                  </m:ctrlPr>
                </m:e>
              </m:rad>
              <m:ctrlPr>
                <w:rPr>
                  <w:rFonts w:ascii="Cambria Math" w:hAnsi="Cambria Math" w:cstheme="minorHAnsi"/>
                  <w:i/>
                  <w:lang w:val="en-US"/>
                </w:rPr>
              </m:ctrlPr>
            </m:den>
          </m:f>
        </m:oMath>
      </m:oMathPara>
    </w:p>
    <w:p>
      <w:pPr>
        <w:spacing w:line="254" w:lineRule="auto"/>
        <w:jc w:val="both"/>
        <w:rPr>
          <w:rFonts w:eastAsia="Arial" w:cs="Arial" w:asciiTheme="minorHAnsi" w:hAnsiTheme="minorHAnsi"/>
          <w:lang w:val="en-US"/>
        </w:rPr>
      </w:pPr>
      <w:r>
        <w:rPr>
          <w:rFonts w:eastAsia="Arial" w:cs="Arial" w:asciiTheme="minorHAnsi" w:hAnsiTheme="minorHAnsi"/>
          <w:highlight w:val="cyan"/>
          <w:lang w:val="en-US"/>
          <w:rPrChange w:id="5" w:author="gao" w:date="2019-01-27T18:35:58Z">
            <w:rPr>
              <w:rFonts w:eastAsia="Arial" w:cs="Arial" w:asciiTheme="minorHAnsi" w:hAnsiTheme="minorHAnsi"/>
              <w:lang w:val="en-US"/>
            </w:rPr>
          </w:rPrChange>
        </w:rPr>
        <w:t>This process is repeated 10,000 times</w:t>
      </w:r>
      <w:r>
        <w:rPr>
          <w:rFonts w:eastAsia="Arial" w:cs="Arial" w:asciiTheme="minorHAnsi" w:hAnsiTheme="minorHAnsi"/>
          <w:lang w:val="en-US"/>
        </w:rPr>
        <w:t xml:space="preserve"> in order to obtain an empirical distribution of </w:t>
      </w:r>
      <w:r>
        <w:rPr>
          <w:rFonts w:eastAsia="Arial" w:cs="Arial" w:asciiTheme="minorHAnsi" w:hAnsiTheme="minorHAnsi"/>
          <w:i/>
          <w:lang w:val="en-US"/>
        </w:rPr>
        <w:t>S</w:t>
      </w:r>
      <w:r>
        <w:rPr>
          <w:rFonts w:eastAsia="Arial" w:cs="Arial" w:asciiTheme="minorHAnsi" w:hAnsiTheme="minorHAnsi"/>
          <w:i/>
          <w:vertAlign w:val="subscript"/>
          <w:lang w:val="en-US"/>
        </w:rPr>
        <w:t>g</w:t>
      </w:r>
      <w:r>
        <w:rPr>
          <w:rFonts w:eastAsia="Arial" w:cs="Arial" w:asciiTheme="minorHAnsi" w:hAnsiTheme="minorHAnsi"/>
          <w:lang w:val="en-US"/>
        </w:rPr>
        <w:t xml:space="preserve"> for this gene under the bi-allelic assumption.</w:t>
      </w:r>
    </w:p>
    <w:p>
      <w:pPr>
        <w:spacing w:line="254" w:lineRule="auto"/>
        <w:jc w:val="both"/>
        <w:rPr>
          <w:rFonts w:asciiTheme="minorHAnsi" w:hAnsiTheme="minorHAnsi"/>
          <w:lang w:val="en-US"/>
        </w:rPr>
      </w:pPr>
      <w:r>
        <w:rPr>
          <w:rFonts w:eastAsia="Arial" w:cs="Arial" w:asciiTheme="minorHAnsi" w:hAnsiTheme="minorHAnsi"/>
          <w:lang w:val="en-US"/>
        </w:rPr>
        <w:t xml:space="preserve">Finally, </w:t>
      </w:r>
      <w:r>
        <w:rPr>
          <w:rFonts w:eastAsia="Arial" w:cs="Arial" w:asciiTheme="minorHAnsi" w:hAnsiTheme="minorHAnsi"/>
          <w:highlight w:val="magenta"/>
          <w:lang w:val="en-US"/>
          <w:rPrChange w:id="6" w:author="gao" w:date="2019-01-27T18:36:12Z">
            <w:rPr>
              <w:rFonts w:eastAsia="Arial" w:cs="Arial" w:asciiTheme="minorHAnsi" w:hAnsiTheme="minorHAnsi"/>
              <w:lang w:val="en-US"/>
            </w:rPr>
          </w:rPrChange>
        </w:rPr>
        <w:t>empirical p-values</w:t>
      </w:r>
      <w:r>
        <w:rPr>
          <w:rFonts w:eastAsia="Arial" w:cs="Arial" w:asciiTheme="minorHAnsi" w:hAnsiTheme="minorHAnsi"/>
          <w:lang w:val="en-US"/>
        </w:rPr>
        <w:t xml:space="preserve"> are estimated by combining the true value of the statistic for this gene and its estimated distribution under bi-allelic assumption. This is performed by following the method described in Dudoit &amp; van der Laan </w:t>
      </w:r>
      <w:r>
        <w:rPr>
          <w:rFonts w:eastAsia="Arial" w:cs="Arial" w:asciiTheme="minorHAnsi" w:hAnsiTheme="minorHAnsi"/>
          <w:lang w:val="en-US"/>
        </w:rPr>
        <w:fldChar w:fldCharType="begin"/>
      </w:r>
      <w:r>
        <w:rPr>
          <w:rFonts w:eastAsia="Arial" w:cs="Arial" w:asciiTheme="minorHAnsi" w:hAnsiTheme="minorHAnsi"/>
          <w:lang w:val="en-US"/>
        </w:rPr>
        <w:instrText xml:space="preserve"> ADDIN ZOTERO_ITEM CSL_CITATION {"citationID":"ZEbDovdk","properties":{"formattedCitation":"(Dudoit and van der Laan, 2008)","plainCitation":"(Dudoit and van der Laan, 2008)","noteIndex":0},"citationItems":[{"id":442,"uris":["http://zotero.org/users/local/3edLQjOs/items/MPU3ATNF"],"uri":["http://zotero.org/users/local/3edLQjOs/items/MPU3ATNF"],"itemData":{"id":442,"type":"book","title":"Multiple Testing Procedures with Applications to Genomics","collection-title":"Springer Series in Statistics","publisher":"Springer-Verlag New York","number-of-pages":"XXXIII, 590","URL":"10.1007/978-0-387-49317-6","ISBN":"978-0-387-49316-9","author":[{"family":"Dudoit","given":"Sandrine"},{"family":"Laan","given":"Mark J.","non-dropping-particle":"van der"}],"issued":{"date-parts":[["2008"]]}}}],"schema":"https://github.com/citation-style-language/schema/raw/master/csl-citation.json"} </w:instrText>
      </w:r>
      <w:r>
        <w:rPr>
          <w:rFonts w:eastAsia="Arial" w:cs="Arial" w:asciiTheme="minorHAnsi" w:hAnsiTheme="minorHAnsi"/>
          <w:lang w:val="en-US"/>
        </w:rPr>
        <w:fldChar w:fldCharType="separate"/>
      </w:r>
      <w:r>
        <w:rPr>
          <w:rFonts w:ascii="Calibri" w:hAnsi="Calibri" w:cs="Calibri"/>
          <w:lang w:val="en-US"/>
        </w:rPr>
        <w:t>(Dudoit and van der Laan, 2008)</w:t>
      </w:r>
      <w:r>
        <w:rPr>
          <w:rFonts w:eastAsia="Arial" w:cs="Arial" w:asciiTheme="minorHAnsi" w:hAnsiTheme="minorHAnsi"/>
          <w:lang w:val="en-US"/>
        </w:rPr>
        <w:fldChar w:fldCharType="end"/>
      </w:r>
      <w:r>
        <w:rPr>
          <w:rFonts w:eastAsia="Arial" w:cs="Arial" w:asciiTheme="minorHAnsi" w:hAnsiTheme="minorHAnsi"/>
          <w:lang w:val="en-US"/>
        </w:rPr>
        <w:t xml:space="preserve"> to obtain the null distribution of null shift and scale-transformed test statistics. The</w:t>
      </w:r>
      <w:bookmarkStart w:id="0" w:name="page3"/>
      <w:bookmarkEnd w:id="0"/>
      <w:r>
        <w:rPr>
          <w:rFonts w:eastAsia="Arial" w:cs="Arial" w:asciiTheme="minorHAnsi" w:hAnsiTheme="minorHAnsi"/>
          <w:lang w:val="en-US"/>
        </w:rPr>
        <w:t xml:space="preserve"> obtained p-value allows to call a gene parentally biased or not.</w:t>
      </w:r>
      <w:r>
        <w:rPr>
          <w:rFonts w:asciiTheme="minorHAnsi" w:hAnsiTheme="minorHAnsi"/>
          <w:lang w:val="en-US"/>
        </w:rPr>
        <w:t xml:space="preserve"> A gene not called </w:t>
      </w:r>
      <w:r>
        <w:rPr>
          <w:rFonts w:eastAsia="Arial" w:cs="Arial" w:asciiTheme="minorHAnsi" w:hAnsiTheme="minorHAnsi"/>
          <w:lang w:val="en-US"/>
        </w:rPr>
        <w:t>parentally biased should be called bi-allelically expressed or undetermined. To make a decision between these 2 calls a symmetrical test Q2 is performed.</w:t>
      </w:r>
    </w:p>
    <w:p>
      <w:pPr>
        <w:spacing w:line="293" w:lineRule="exact"/>
        <w:jc w:val="both"/>
        <w:rPr>
          <w:rFonts w:asciiTheme="minorHAnsi" w:hAnsiTheme="minorHAnsi"/>
          <w:lang w:val="en-US"/>
        </w:rPr>
      </w:pPr>
    </w:p>
    <w:p>
      <w:pPr>
        <w:pStyle w:val="13"/>
        <w:numPr>
          <w:ilvl w:val="2"/>
          <w:numId w:val="1"/>
        </w:numPr>
        <w:tabs>
          <w:tab w:val="left" w:pos="1660"/>
        </w:tabs>
        <w:jc w:val="both"/>
        <w:rPr>
          <w:rFonts w:asciiTheme="minorHAnsi" w:hAnsiTheme="minorHAnsi"/>
          <w:lang w:val="en-US"/>
        </w:rPr>
      </w:pPr>
      <w:r>
        <w:rPr>
          <w:rFonts w:eastAsia="Times New Roman" w:asciiTheme="minorHAnsi" w:hAnsiTheme="minorHAnsi"/>
          <w:lang w:val="en-US"/>
        </w:rPr>
        <w:t>Resampling for the Q2 test</w:t>
      </w:r>
    </w:p>
    <w:p>
      <w:pPr>
        <w:spacing w:line="199" w:lineRule="exact"/>
        <w:jc w:val="both"/>
        <w:rPr>
          <w:rFonts w:asciiTheme="minorHAnsi" w:hAnsiTheme="minorHAnsi"/>
          <w:lang w:val="en-US"/>
        </w:rPr>
      </w:pPr>
    </w:p>
    <w:p>
      <w:pPr>
        <w:spacing w:line="267" w:lineRule="auto"/>
        <w:jc w:val="both"/>
        <w:rPr>
          <w:rFonts w:asciiTheme="minorHAnsi" w:hAnsiTheme="minorHAnsi"/>
          <w:lang w:val="en-US"/>
        </w:rPr>
      </w:pPr>
      <w:r>
        <w:rPr>
          <w:rFonts w:eastAsia="Arial" w:cs="Arial" w:asciiTheme="minorHAnsi" w:hAnsiTheme="minorHAnsi"/>
          <w:lang w:val="en-US"/>
        </w:rPr>
        <w:t xml:space="preserve">For Q2, ISoLDE generated the distribution of </w:t>
      </w:r>
      <w:r>
        <w:rPr>
          <w:rFonts w:eastAsia="Arial" w:cs="Arial" w:asciiTheme="minorHAnsi" w:hAnsiTheme="minorHAnsi"/>
          <w:i/>
          <w:lang w:val="en-US"/>
        </w:rPr>
        <w:t>S</w:t>
      </w:r>
      <w:r>
        <w:rPr>
          <w:rFonts w:eastAsia="Arial" w:cs="Arial" w:asciiTheme="minorHAnsi" w:hAnsiTheme="minorHAnsi"/>
          <w:i/>
          <w:vertAlign w:val="subscript"/>
          <w:lang w:val="en-US"/>
        </w:rPr>
        <w:t>g</w:t>
      </w:r>
      <w:r>
        <w:rPr>
          <w:rFonts w:eastAsia="Arial" w:cs="Arial" w:asciiTheme="minorHAnsi" w:hAnsiTheme="minorHAnsi"/>
          <w:lang w:val="en-US"/>
        </w:rPr>
        <w:t xml:space="preserve"> under the null hypothesis, i.e. parentally biased. The only difference in this situation with regards to the previous one is the choice of the bias target value for reads relabeling. As explained in the manuscript, a global bias proportion is uniformly chosen between 0.6 and 1. The minimum bias value of 0.6 has been chosen as it is the lowest threshold considered a significant bias so far. As a bias value has been chosen for all biological replicates, a bias noise is independently added to each biological replicated using the same distribution as the one used in the bi-allelic situation. Indeed, the distribution learned in this previous situation can be viewed as the distribution of the deviation to the target value of 0.5, hence it can be applied to any target value chosen between 0.6 and 1. Once the final bias value is chosen for each biological replicate, relabeling can be performed and the process continues in the same way as previously described until an empirical p-value is obtained.</w:t>
      </w:r>
    </w:p>
    <w:p>
      <w:pPr>
        <w:spacing w:line="342" w:lineRule="exact"/>
        <w:jc w:val="both"/>
        <w:rPr>
          <w:rFonts w:asciiTheme="minorHAnsi" w:hAnsiTheme="minorHAnsi"/>
          <w:lang w:val="en-US"/>
        </w:rPr>
      </w:pPr>
    </w:p>
    <w:p>
      <w:pPr>
        <w:pStyle w:val="13"/>
        <w:numPr>
          <w:ilvl w:val="2"/>
          <w:numId w:val="1"/>
        </w:numPr>
        <w:tabs>
          <w:tab w:val="left" w:pos="1660"/>
        </w:tabs>
        <w:jc w:val="both"/>
        <w:rPr>
          <w:rFonts w:asciiTheme="minorHAnsi" w:hAnsiTheme="minorHAnsi"/>
          <w:lang w:val="en-US"/>
        </w:rPr>
      </w:pPr>
      <w:r>
        <w:rPr>
          <w:rFonts w:eastAsia="Times New Roman" w:asciiTheme="minorHAnsi" w:hAnsiTheme="minorHAnsi"/>
          <w:lang w:val="en-US"/>
        </w:rPr>
        <w:t>Final call for a given gene</w:t>
      </w:r>
    </w:p>
    <w:p>
      <w:pPr>
        <w:spacing w:line="199" w:lineRule="exact"/>
        <w:jc w:val="both"/>
        <w:rPr>
          <w:rFonts w:asciiTheme="minorHAnsi" w:hAnsiTheme="minorHAnsi"/>
          <w:lang w:val="en-US"/>
        </w:rPr>
      </w:pPr>
    </w:p>
    <w:p>
      <w:pPr>
        <w:spacing w:line="231" w:lineRule="auto"/>
        <w:jc w:val="both"/>
        <w:rPr>
          <w:rFonts w:eastAsia="Arial" w:cs="Arial" w:asciiTheme="minorHAnsi" w:hAnsiTheme="minorHAnsi"/>
          <w:i/>
          <w:lang w:val="en-US"/>
        </w:rPr>
      </w:pPr>
      <w:r>
        <w:rPr>
          <w:rFonts w:eastAsia="Arial" w:cs="Arial" w:asciiTheme="minorHAnsi" w:hAnsiTheme="minorHAnsi"/>
          <w:i/>
          <w:highlight w:val="magenta"/>
          <w:lang w:val="en-US"/>
          <w:rPrChange w:id="7" w:author="gao" w:date="2019-01-27T18:36:46Z">
            <w:rPr>
              <w:rFonts w:eastAsia="Arial" w:cs="Arial" w:asciiTheme="minorHAnsi" w:hAnsiTheme="minorHAnsi"/>
              <w:i/>
              <w:lang w:val="en-US"/>
            </w:rPr>
          </w:rPrChange>
        </w:rPr>
        <w:t>Pooling calls</w:t>
      </w:r>
      <w:r>
        <w:rPr>
          <w:rFonts w:eastAsia="Arial" w:cs="Arial" w:asciiTheme="minorHAnsi" w:hAnsiTheme="minorHAnsi"/>
          <w:i/>
          <w:lang w:val="en-US"/>
        </w:rPr>
        <w:t xml:space="preserve"> from Q1 and Q2</w:t>
      </w:r>
    </w:p>
    <w:p>
      <w:pPr>
        <w:spacing w:line="231" w:lineRule="auto"/>
        <w:jc w:val="both"/>
        <w:rPr>
          <w:rFonts w:asciiTheme="minorHAnsi" w:hAnsiTheme="minorHAnsi"/>
          <w:lang w:val="en-US"/>
        </w:rPr>
      </w:pPr>
      <w:r>
        <w:rPr>
          <w:rFonts w:eastAsia="Arial" w:cs="Arial" w:asciiTheme="minorHAnsi" w:hAnsiTheme="minorHAnsi"/>
          <w:lang w:val="en-US"/>
        </w:rPr>
        <w:t>The calculation of the two p-values resulted in 3 possible options:</w:t>
      </w:r>
    </w:p>
    <w:p>
      <w:pPr>
        <w:spacing w:line="183" w:lineRule="exact"/>
        <w:jc w:val="both"/>
        <w:rPr>
          <w:rFonts w:asciiTheme="minorHAnsi" w:hAnsiTheme="minorHAnsi"/>
          <w:lang w:val="en-US"/>
        </w:rPr>
      </w:pPr>
    </w:p>
    <w:p>
      <w:pPr>
        <w:pStyle w:val="13"/>
        <w:numPr>
          <w:ilvl w:val="0"/>
          <w:numId w:val="2"/>
        </w:numPr>
        <w:tabs>
          <w:tab w:val="left" w:pos="1620"/>
        </w:tabs>
        <w:spacing w:line="245" w:lineRule="auto"/>
        <w:jc w:val="both"/>
        <w:rPr>
          <w:rFonts w:eastAsia="Arial" w:cs="Arial" w:asciiTheme="minorHAnsi" w:hAnsiTheme="minorHAnsi"/>
          <w:lang w:val="en-US"/>
        </w:rPr>
      </w:pPr>
      <w:r>
        <w:rPr>
          <w:rFonts w:eastAsia="Arial" w:cs="Arial" w:asciiTheme="minorHAnsi" w:hAnsiTheme="minorHAnsi"/>
          <w:lang w:val="en-US"/>
        </w:rPr>
        <w:t>the first p-value was significant (the gene was considered as significantly parentally biased) and the second one was not (the gene is not considered as significantly bi-allelically expressed), then the gene was called allelically imbalanced ‘AI’;</w:t>
      </w:r>
    </w:p>
    <w:p>
      <w:pPr>
        <w:pStyle w:val="13"/>
        <w:numPr>
          <w:ilvl w:val="0"/>
          <w:numId w:val="2"/>
        </w:numPr>
        <w:tabs>
          <w:tab w:val="left" w:pos="1620"/>
        </w:tabs>
        <w:spacing w:line="231" w:lineRule="auto"/>
        <w:jc w:val="both"/>
        <w:rPr>
          <w:rFonts w:eastAsia="Arial" w:cs="Arial" w:asciiTheme="minorHAnsi" w:hAnsiTheme="minorHAnsi"/>
          <w:lang w:val="en-US"/>
        </w:rPr>
      </w:pPr>
      <w:r>
        <w:rPr>
          <w:rFonts w:eastAsia="Arial" w:cs="Arial" w:asciiTheme="minorHAnsi" w:hAnsiTheme="minorHAnsi"/>
          <w:lang w:val="en-US"/>
        </w:rPr>
        <w:t>the first p-value was not significant and the second one was then the gene was called bi-allelically expressed ‘BA’;</w:t>
      </w:r>
    </w:p>
    <w:p>
      <w:pPr>
        <w:pStyle w:val="13"/>
        <w:numPr>
          <w:ilvl w:val="0"/>
          <w:numId w:val="2"/>
        </w:numPr>
        <w:tabs>
          <w:tab w:val="left" w:pos="1620"/>
        </w:tabs>
        <w:jc w:val="both"/>
        <w:rPr>
          <w:rFonts w:eastAsia="Arial" w:cs="Arial" w:asciiTheme="minorHAnsi" w:hAnsiTheme="minorHAnsi"/>
          <w:lang w:val="en-US"/>
        </w:rPr>
      </w:pPr>
      <w:r>
        <w:rPr>
          <w:rFonts w:eastAsia="Arial" w:cs="Arial" w:asciiTheme="minorHAnsi" w:hAnsiTheme="minorHAnsi"/>
          <w:lang w:val="en-US"/>
        </w:rPr>
        <w:t>all other situations, the gene is called undetermined ‘UN’.</w:t>
      </w:r>
    </w:p>
    <w:p>
      <w:pPr>
        <w:tabs>
          <w:tab w:val="left" w:pos="1620"/>
        </w:tabs>
        <w:jc w:val="both"/>
        <w:rPr>
          <w:rFonts w:eastAsia="Arial" w:cs="Arial" w:asciiTheme="minorHAnsi" w:hAnsiTheme="minorHAnsi"/>
          <w:lang w:val="en-US"/>
        </w:rPr>
      </w:pPr>
    </w:p>
    <w:p>
      <w:pPr>
        <w:spacing w:line="263" w:lineRule="auto"/>
        <w:jc w:val="both"/>
        <w:rPr>
          <w:rFonts w:eastAsia="Arial" w:cs="Arial" w:asciiTheme="minorHAnsi" w:hAnsiTheme="minorHAnsi"/>
          <w:lang w:val="en-US"/>
        </w:rPr>
      </w:pPr>
      <w:r>
        <w:rPr>
          <w:rFonts w:eastAsia="Arial" w:cs="Arial" w:asciiTheme="minorHAnsi" w:hAnsiTheme="minorHAnsi"/>
          <w:i/>
          <w:lang w:val="en-US"/>
        </w:rPr>
        <w:t>Improving the robustness of the calls</w:t>
      </w:r>
    </w:p>
    <w:p>
      <w:pPr>
        <w:spacing w:line="263" w:lineRule="auto"/>
        <w:jc w:val="both"/>
        <w:rPr>
          <w:rFonts w:eastAsia="Arial" w:cs="Arial" w:asciiTheme="minorHAnsi" w:hAnsiTheme="minorHAnsi"/>
          <w:lang w:val="en-US"/>
        </w:rPr>
      </w:pPr>
      <w:r>
        <w:rPr>
          <w:rFonts w:eastAsia="Arial" w:cs="Arial" w:asciiTheme="minorHAnsi" w:hAnsiTheme="minorHAnsi"/>
          <w:lang w:val="en-US"/>
        </w:rPr>
        <w:t xml:space="preserve">As resampling is a stochastic process, some genes with in-between behaviors may be called differently during different runs of the method. Hence, we recommend to run the full process three times in order to identify genes with discrepancies between runs and call them ‘UN’. In our experience, </w:t>
      </w:r>
      <w:bookmarkStart w:id="1" w:name="page4"/>
      <w:bookmarkEnd w:id="1"/>
      <w:r>
        <w:rPr>
          <w:rFonts w:eastAsia="Arial" w:cs="Arial" w:asciiTheme="minorHAnsi" w:hAnsiTheme="minorHAnsi"/>
          <w:lang w:val="en-US"/>
        </w:rPr>
        <w:t>the number of such genes was very limited.</w:t>
      </w:r>
    </w:p>
    <w:p>
      <w:pPr>
        <w:spacing w:line="263" w:lineRule="auto"/>
        <w:jc w:val="both"/>
        <w:rPr>
          <w:rFonts w:eastAsia="Arial" w:cs="Arial" w:asciiTheme="minorHAnsi" w:hAnsiTheme="minorHAnsi"/>
          <w:lang w:val="en-US"/>
        </w:rPr>
      </w:pPr>
    </w:p>
    <w:p>
      <w:pPr>
        <w:spacing w:line="263" w:lineRule="auto"/>
        <w:jc w:val="both"/>
        <w:rPr>
          <w:rFonts w:eastAsia="Arial" w:cs="Arial" w:asciiTheme="minorHAnsi" w:hAnsiTheme="minorHAnsi"/>
          <w:i/>
          <w:lang w:val="en-US"/>
        </w:rPr>
      </w:pPr>
      <w:r>
        <w:rPr>
          <w:rFonts w:eastAsia="Arial" w:cs="Arial" w:asciiTheme="minorHAnsi" w:hAnsiTheme="minorHAnsi"/>
          <w:i/>
          <w:lang w:val="en-US"/>
        </w:rPr>
        <w:t>Flagging ‘UN’ genes</w:t>
      </w:r>
    </w:p>
    <w:p>
      <w:pPr>
        <w:spacing w:line="263" w:lineRule="auto"/>
        <w:jc w:val="both"/>
        <w:rPr>
          <w:rFonts w:asciiTheme="minorHAnsi" w:hAnsiTheme="minorHAnsi"/>
          <w:lang w:val="en-US"/>
        </w:rPr>
      </w:pPr>
      <w:r>
        <w:rPr>
          <w:rFonts w:eastAsia="Arial" w:cs="Arial" w:asciiTheme="minorHAnsi" w:hAnsiTheme="minorHAnsi"/>
          <w:lang w:val="en-US"/>
        </w:rPr>
        <w:t>To further inform the investigator, two types of genes called ‘UN’ were flagged:</w:t>
      </w:r>
    </w:p>
    <w:p>
      <w:pPr>
        <w:spacing w:line="233" w:lineRule="exact"/>
        <w:jc w:val="both"/>
        <w:rPr>
          <w:rFonts w:asciiTheme="minorHAnsi" w:hAnsiTheme="minorHAnsi"/>
          <w:lang w:val="en-US"/>
        </w:rPr>
      </w:pPr>
    </w:p>
    <w:p>
      <w:pPr>
        <w:pStyle w:val="13"/>
        <w:numPr>
          <w:ilvl w:val="0"/>
          <w:numId w:val="3"/>
        </w:numPr>
        <w:tabs>
          <w:tab w:val="left" w:pos="1620"/>
        </w:tabs>
        <w:spacing w:line="257" w:lineRule="auto"/>
        <w:jc w:val="both"/>
        <w:rPr>
          <w:rFonts w:eastAsia="Arial" w:cs="Arial" w:asciiTheme="minorHAnsi" w:hAnsiTheme="minorHAnsi"/>
          <w:lang w:val="en-US"/>
        </w:rPr>
      </w:pPr>
      <w:r>
        <w:rPr>
          <w:rFonts w:eastAsia="Arial" w:cs="Arial" w:asciiTheme="minorHAnsi" w:hAnsiTheme="minorHAnsi"/>
          <w:lang w:val="en-US"/>
        </w:rPr>
        <w:t xml:space="preserve">genes with </w:t>
      </w:r>
      <w:r>
        <w:rPr>
          <w:rFonts w:eastAsia="Arial" w:cs="Arial" w:asciiTheme="minorHAnsi" w:hAnsiTheme="minorHAnsi"/>
          <w:highlight w:val="magenta"/>
          <w:lang w:val="en-US"/>
          <w:rPrChange w:id="8" w:author="gao" w:date="2019-01-27T18:37:14Z">
            <w:rPr>
              <w:rFonts w:eastAsia="Arial" w:cs="Arial" w:asciiTheme="minorHAnsi" w:hAnsiTheme="minorHAnsi"/>
              <w:lang w:val="en-US"/>
            </w:rPr>
          </w:rPrChange>
        </w:rPr>
        <w:t>consistency in the bias direction</w:t>
      </w:r>
      <w:r>
        <w:rPr>
          <w:rFonts w:eastAsia="Arial" w:cs="Arial" w:asciiTheme="minorHAnsi" w:hAnsiTheme="minorHAnsi"/>
          <w:lang w:val="en-US"/>
        </w:rPr>
        <w:t xml:space="preserve">, </w:t>
      </w:r>
      <w:r>
        <w:rPr>
          <w:rFonts w:eastAsia="Arial" w:cs="Arial" w:asciiTheme="minorHAnsi" w:hAnsiTheme="minorHAnsi"/>
          <w:i/>
          <w:lang w:val="en-US"/>
        </w:rPr>
        <w:t>i.e.</w:t>
      </w:r>
      <w:r>
        <w:rPr>
          <w:rFonts w:eastAsia="Arial" w:cs="Arial" w:asciiTheme="minorHAnsi" w:hAnsiTheme="minorHAnsi"/>
          <w:lang w:val="en-US"/>
        </w:rPr>
        <w:t xml:space="preserve"> genes with a number of paternal (resp. maternal) reads systematically higher than the number of maternal (resp. paternal) reads in all biological replicates of both crosses;</w:t>
      </w:r>
    </w:p>
    <w:p>
      <w:pPr>
        <w:pStyle w:val="13"/>
        <w:numPr>
          <w:ilvl w:val="0"/>
          <w:numId w:val="3"/>
        </w:numPr>
        <w:tabs>
          <w:tab w:val="left" w:pos="1620"/>
        </w:tabs>
        <w:spacing w:line="245" w:lineRule="auto"/>
        <w:jc w:val="both"/>
        <w:rPr>
          <w:rFonts w:eastAsia="Arial" w:cs="Arial" w:asciiTheme="minorHAnsi" w:hAnsiTheme="minorHAnsi"/>
          <w:lang w:val="en-US"/>
        </w:rPr>
      </w:pPr>
      <w:r>
        <w:rPr>
          <w:rFonts w:eastAsia="Arial" w:cs="Arial" w:asciiTheme="minorHAnsi" w:hAnsiTheme="minorHAnsi"/>
          <w:lang w:val="en-US"/>
        </w:rPr>
        <w:t xml:space="preserve">genes with </w:t>
      </w:r>
      <w:r>
        <w:rPr>
          <w:rFonts w:eastAsia="Arial" w:cs="Arial" w:asciiTheme="minorHAnsi" w:hAnsiTheme="minorHAnsi"/>
          <w:highlight w:val="magenta"/>
          <w:lang w:val="en-US"/>
          <w:rPrChange w:id="9" w:author="gao" w:date="2019-01-27T18:37:41Z">
            <w:rPr>
              <w:rFonts w:eastAsia="Arial" w:cs="Arial" w:asciiTheme="minorHAnsi" w:hAnsiTheme="minorHAnsi"/>
              <w:lang w:val="en-US"/>
            </w:rPr>
          </w:rPrChange>
        </w:rPr>
        <w:t>significance warning</w:t>
      </w:r>
      <w:r>
        <w:rPr>
          <w:rFonts w:eastAsia="Arial" w:cs="Arial" w:asciiTheme="minorHAnsi" w:hAnsiTheme="minorHAnsi"/>
          <w:lang w:val="en-US"/>
        </w:rPr>
        <w:t xml:space="preserve">, </w:t>
      </w:r>
      <w:r>
        <w:rPr>
          <w:rFonts w:eastAsia="Arial" w:cs="Arial" w:asciiTheme="minorHAnsi" w:hAnsiTheme="minorHAnsi"/>
          <w:i/>
          <w:lang w:val="en-US"/>
        </w:rPr>
        <w:t>i.e.</w:t>
      </w:r>
      <w:r>
        <w:rPr>
          <w:rFonts w:eastAsia="Arial" w:cs="Arial" w:asciiTheme="minorHAnsi" w:hAnsiTheme="minorHAnsi"/>
          <w:lang w:val="en-US"/>
        </w:rPr>
        <w:t xml:space="preserve"> genes with a Q1 significant p-value (‘AI’) but with at least one discrepancy in the parental bias direction.</w:t>
      </w:r>
    </w:p>
    <w:p>
      <w:pPr>
        <w:spacing w:line="351" w:lineRule="exact"/>
        <w:jc w:val="both"/>
        <w:rPr>
          <w:rFonts w:asciiTheme="minorHAnsi" w:hAnsiTheme="minorHAnsi"/>
          <w:lang w:val="en-US"/>
        </w:rPr>
      </w:pPr>
    </w:p>
    <w:p>
      <w:pPr>
        <w:pStyle w:val="13"/>
        <w:numPr>
          <w:ilvl w:val="1"/>
          <w:numId w:val="1"/>
        </w:numPr>
        <w:tabs>
          <w:tab w:val="left" w:pos="1540"/>
        </w:tabs>
        <w:jc w:val="both"/>
        <w:rPr>
          <w:rFonts w:eastAsia="Times New Roman" w:asciiTheme="minorHAnsi" w:hAnsiTheme="minorHAnsi"/>
          <w:b/>
          <w:sz w:val="28"/>
          <w:lang w:val="en-US"/>
        </w:rPr>
      </w:pPr>
      <w:r>
        <w:rPr>
          <w:rFonts w:eastAsia="Times New Roman" w:asciiTheme="minorHAnsi" w:hAnsiTheme="minorHAnsi"/>
          <w:b/>
          <w:sz w:val="28"/>
          <w:lang w:val="en-US"/>
        </w:rPr>
        <w:t>Simulation details</w:t>
      </w:r>
    </w:p>
    <w:p>
      <w:pPr>
        <w:spacing w:line="268" w:lineRule="exact"/>
        <w:jc w:val="both"/>
        <w:rPr>
          <w:rFonts w:asciiTheme="minorHAnsi" w:hAnsiTheme="minorHAnsi"/>
          <w:lang w:val="en-US"/>
        </w:rPr>
      </w:pPr>
    </w:p>
    <w:p>
      <w:pPr>
        <w:spacing w:line="263" w:lineRule="auto"/>
        <w:jc w:val="both"/>
        <w:rPr>
          <w:rFonts w:asciiTheme="minorHAnsi" w:hAnsiTheme="minorHAnsi"/>
          <w:lang w:val="en-US"/>
        </w:rPr>
      </w:pPr>
      <w:r>
        <w:rPr>
          <w:rFonts w:eastAsia="Arial" w:cs="Arial" w:asciiTheme="minorHAnsi" w:hAnsiTheme="minorHAnsi"/>
          <w:lang w:val="en-US"/>
        </w:rPr>
        <w:t>In this section, we provide further details with respect to the generation of the simulated datasets. Two datasets were generated with three or five replicates in each cross. We generated datasets stepwise by 1- generating reads numbers for each gene and 2- allocating the reads to each parent.</w:t>
      </w:r>
    </w:p>
    <w:p>
      <w:pPr>
        <w:spacing w:line="352" w:lineRule="exact"/>
        <w:jc w:val="both"/>
        <w:rPr>
          <w:rFonts w:asciiTheme="minorHAnsi" w:hAnsiTheme="minorHAnsi"/>
          <w:lang w:val="en-US"/>
        </w:rPr>
      </w:pPr>
    </w:p>
    <w:p>
      <w:pPr>
        <w:pStyle w:val="13"/>
        <w:numPr>
          <w:ilvl w:val="2"/>
          <w:numId w:val="1"/>
        </w:numPr>
        <w:tabs>
          <w:tab w:val="left" w:pos="1660"/>
        </w:tabs>
        <w:jc w:val="both"/>
        <w:rPr>
          <w:rFonts w:asciiTheme="minorHAnsi" w:hAnsiTheme="minorHAnsi"/>
          <w:lang w:val="en-US"/>
        </w:rPr>
      </w:pPr>
      <w:r>
        <w:rPr>
          <w:rFonts w:eastAsia="Times New Roman" w:asciiTheme="minorHAnsi" w:hAnsiTheme="minorHAnsi"/>
          <w:lang w:val="en-US"/>
        </w:rPr>
        <w:t>Generating read numbers</w:t>
      </w:r>
    </w:p>
    <w:p>
      <w:pPr>
        <w:spacing w:line="201" w:lineRule="exact"/>
        <w:jc w:val="both"/>
        <w:rPr>
          <w:rFonts w:asciiTheme="minorHAnsi" w:hAnsiTheme="minorHAnsi"/>
          <w:lang w:val="en-US"/>
        </w:rPr>
      </w:pPr>
    </w:p>
    <w:p>
      <w:pPr>
        <w:spacing w:line="252" w:lineRule="auto"/>
        <w:jc w:val="both"/>
        <w:rPr>
          <w:rFonts w:eastAsia="Arial" w:cs="Arial" w:asciiTheme="minorHAnsi" w:hAnsiTheme="minorHAnsi"/>
          <w:lang w:val="en-US"/>
        </w:rPr>
      </w:pPr>
      <w:r>
        <w:rPr>
          <w:rFonts w:eastAsia="Arial" w:cs="Arial" w:asciiTheme="minorHAnsi" w:hAnsiTheme="minorHAnsi"/>
          <w:lang w:val="en-US"/>
        </w:rPr>
        <w:t xml:space="preserve">We selected the Bioconductor package </w:t>
      </w:r>
      <w:r>
        <w:rPr>
          <w:rFonts w:eastAsia="Arial" w:cs="Arial" w:asciiTheme="minorHAnsi" w:hAnsiTheme="minorHAnsi"/>
          <w:i/>
          <w:lang w:val="en-US"/>
        </w:rPr>
        <w:t>compcodeR</w:t>
      </w:r>
      <w:r>
        <w:rPr>
          <w:rFonts w:eastAsia="Arial" w:cs="Arial" w:asciiTheme="minorHAnsi" w:hAnsiTheme="minorHAnsi"/>
          <w:lang w:val="en-US"/>
        </w:rPr>
        <w:t xml:space="preserve"> </w:t>
      </w:r>
      <w:r>
        <w:rPr>
          <w:rFonts w:eastAsia="Arial" w:cs="Arial" w:asciiTheme="minorHAnsi" w:hAnsiTheme="minorHAnsi"/>
          <w:lang w:val="en-US"/>
        </w:rPr>
        <w:fldChar w:fldCharType="begin"/>
      </w:r>
      <w:r>
        <w:rPr>
          <w:rFonts w:eastAsia="Arial" w:cs="Arial" w:asciiTheme="minorHAnsi" w:hAnsiTheme="minorHAnsi"/>
          <w:lang w:val="en-US"/>
        </w:rPr>
        <w:instrText xml:space="preserve"> ADDIN ZOTERO_ITEM CSL_CITATION {"citationID":"P8e7qWdv","properties":{"formattedCitation":"(Soneson, 2014)","plainCitation":"(Soneson, 2014)","noteIndex":0},"citationItems":[{"id":449,"uris":["http://zotero.org/users/local/3edLQjOs/items/ZMCR4A2C"],"uri":["http://zotero.org/users/local/3edLQjOs/items/ZMCR4A2C"],"itemData":{"id":449,"type":"article-journal","title":"compcodeR--an R package for benchmarking differential expression methods for RNA-seq data","container-title":"Bioinformatics (Oxford, England)","page":"2517-2518","volume":"30","issue":"17","source":"PubMed","abstract":"compcodeR is an R package for benchmarking of differential expression analysis methods, in particular, methods developed for analyzing RNA-seq data. The package provides functionality for simulating realistic RNA-seq count datasets, an interface to several of the most commonly used differential expression analysis methods and extensive functionality for evaluating and comparing different approaches on real and simulated data.\nAVAILABILITY AND IMPLEMENTATION: compcodeR is available from http://www.bioconductor.org/packages/release/bioc/html/compcodeR.html.","DOI":"10.1093/bioinformatics/btu324","ISSN":"1367-4811","note":"PMID: 24813215","journalAbbreviation":"Bioinformatics","language":"eng","author":[{"family":"Soneson","given":"Charlotte"}],"issued":{"date-parts":[["2014",9,1]]}}}],"schema":"https://github.com/citation-style-language/schema/raw/master/csl-citation.json"} </w:instrText>
      </w:r>
      <w:r>
        <w:rPr>
          <w:rFonts w:eastAsia="Arial" w:cs="Arial" w:asciiTheme="minorHAnsi" w:hAnsiTheme="minorHAnsi"/>
          <w:lang w:val="en-US"/>
        </w:rPr>
        <w:fldChar w:fldCharType="separate"/>
      </w:r>
      <w:r>
        <w:rPr>
          <w:rFonts w:ascii="Calibri" w:hAnsi="Calibri" w:cs="Calibri"/>
          <w:lang w:val="en-US"/>
        </w:rPr>
        <w:t>(Soneson, 2014)</w:t>
      </w:r>
      <w:r>
        <w:rPr>
          <w:rFonts w:eastAsia="Arial" w:cs="Arial" w:asciiTheme="minorHAnsi" w:hAnsiTheme="minorHAnsi"/>
          <w:lang w:val="en-US"/>
        </w:rPr>
        <w:fldChar w:fldCharType="end"/>
      </w:r>
      <w:r>
        <w:rPr>
          <w:rFonts w:eastAsia="Arial" w:cs="Arial" w:asciiTheme="minorHAnsi" w:hAnsiTheme="minorHAnsi"/>
          <w:lang w:val="en-US"/>
        </w:rPr>
        <w:t xml:space="preserve"> that performed simulations of count data based on Negative Binomial distribution for comparison purpose </w:t>
      </w:r>
      <w:r>
        <w:rPr>
          <w:rFonts w:eastAsia="Arial" w:cs="Arial" w:asciiTheme="minorHAnsi" w:hAnsiTheme="minorHAnsi"/>
          <w:lang w:val="en-US"/>
        </w:rPr>
        <w:fldChar w:fldCharType="begin"/>
      </w:r>
      <w:r>
        <w:rPr>
          <w:rFonts w:eastAsia="Arial" w:cs="Arial" w:asciiTheme="minorHAnsi" w:hAnsiTheme="minorHAnsi"/>
          <w:lang w:val="en-US"/>
        </w:rPr>
        <w:instrText xml:space="preserve"> ADDIN ZOTERO_ITEM CSL_CITATION {"citationID":"Pv7nMHgr","properties":{"formattedCitation":"(Soneson and Delorenzi, 2013)","plainCitation":"(Soneson and Delorenzi, 2013)","noteIndex":0},"citationItems":[{"id":452,"uris":["http://zotero.org/users/local/3edLQjOs/items/I7V7428R"],"uri":["http://zotero.org/users/local/3edLQjOs/items/I7V7428R"],"itemData":{"id":452,"type":"article-journal","title":"A comparison of methods for differential expression analysis of RNA-seq data","container-title":"BMC bioinformatics","page":"91","volume":"14","source":"PubMed","abstract":"BACKGROUND: Finding genes that are differentially expressed between conditions is an integral part of understanding the molecular basis of phenotypic variation. In the past decades, DNA microarrays have been used extensively to quantify the abundance of mRNA corresponding to different genes, and more recently high-throughput sequencing of cDNA (RNA-seq) has emerged as a powerful competitor. As the cost of sequencing decreases, it is conceivable that the use of RNA-seq for differential expression analysis will increase rapidly. To exploit the possibilities and address the challenges posed by this relatively new type of data, a number of software packages have been developed especially for differential expression analysis of RNA-seq data.\nRESULTS: We conducted an extensive comparison of eleven methods for differential expression analysis of RNA-seq data. All methods are freely available within the R framework and take as input a matrix of counts, i.e. the number of reads mapping to each genomic feature of interest in each of a number of samples. We evaluate the methods based on both simulated data and real RNA-seq data.\nCONCLUSIONS: Very small sample sizes, which are still common in RNA-seq experiments, impose problems for all evaluated methods and any results obtained under such conditions should be interpreted with caution. For larger sample sizes, the methods combining a variance-stabilizing transformation with the 'limma' method for differential expression analysis perform well under many different conditions, as does the nonparametric SAMseq method.","DOI":"10.1186/1471-2105-14-91","ISSN":"1471-2105","note":"PMID: 23497356\nPMCID: PMC3608160","journalAbbreviation":"BMC Bioinformatics","language":"eng","author":[{"family":"Soneson","given":"Charlotte"},{"family":"Delorenzi","given":"Mauro"}],"issued":{"date-parts":[["2013",3,9]]}}}],"schema":"https://github.com/citation-style-language/schema/raw/master/csl-citation.json"} </w:instrText>
      </w:r>
      <w:r>
        <w:rPr>
          <w:rFonts w:eastAsia="Arial" w:cs="Arial" w:asciiTheme="minorHAnsi" w:hAnsiTheme="minorHAnsi"/>
          <w:lang w:val="en-US"/>
        </w:rPr>
        <w:fldChar w:fldCharType="separate"/>
      </w:r>
      <w:r>
        <w:rPr>
          <w:rFonts w:ascii="Calibri" w:hAnsi="Calibri" w:cs="Calibri"/>
          <w:lang w:val="en-US"/>
        </w:rPr>
        <w:t>(Soneson and Delorenzi, 2013)</w:t>
      </w:r>
      <w:r>
        <w:rPr>
          <w:rFonts w:eastAsia="Arial" w:cs="Arial" w:asciiTheme="minorHAnsi" w:hAnsiTheme="minorHAnsi"/>
          <w:lang w:val="en-US"/>
        </w:rPr>
        <w:fldChar w:fldCharType="end"/>
      </w:r>
      <w:r>
        <w:rPr>
          <w:rFonts w:eastAsia="Arial" w:cs="Arial" w:asciiTheme="minorHAnsi" w:hAnsiTheme="minorHAnsi"/>
          <w:lang w:val="en-US"/>
        </w:rPr>
        <w:t xml:space="preserve">. We used the </w:t>
      </w:r>
      <w:r>
        <w:rPr>
          <w:rFonts w:eastAsia="Arial" w:cs="Arial" w:asciiTheme="minorHAnsi" w:hAnsiTheme="minorHAnsi"/>
          <w:i/>
          <w:lang w:val="en-US"/>
        </w:rPr>
        <w:t>generateSyntheticData</w:t>
      </w:r>
      <w:r>
        <w:rPr>
          <w:rFonts w:eastAsia="Arial" w:cs="Arial" w:asciiTheme="minorHAnsi" w:hAnsiTheme="minorHAnsi"/>
          <w:lang w:val="en-US"/>
        </w:rPr>
        <w:t xml:space="preserve"> function with the following parameters; </w:t>
      </w:r>
      <w:r>
        <w:rPr>
          <w:rFonts w:eastAsia="Arial" w:cs="Arial" w:asciiTheme="minorHAnsi" w:hAnsiTheme="minorHAnsi"/>
          <w:i/>
          <w:lang w:val="en-US"/>
        </w:rPr>
        <w:t>n.vars</w:t>
      </w:r>
      <w:r>
        <w:rPr>
          <w:rFonts w:eastAsia="Arial" w:cs="Arial" w:asciiTheme="minorHAnsi" w:hAnsiTheme="minorHAnsi"/>
          <w:lang w:val="en-US"/>
        </w:rPr>
        <w:t xml:space="preserve"> = 15,500, </w:t>
      </w:r>
      <w:r>
        <w:rPr>
          <w:rFonts w:eastAsia="Arial" w:cs="Arial" w:asciiTheme="minorHAnsi" w:hAnsiTheme="minorHAnsi"/>
          <w:i/>
          <w:lang w:val="en-US"/>
        </w:rPr>
        <w:t>n.di</w:t>
      </w:r>
      <w:r>
        <w:rPr>
          <w:rFonts w:eastAsia="Arial" w:cs="Arial" w:asciiTheme="minorHAnsi" w:hAnsiTheme="minorHAnsi"/>
          <w:i/>
        </w:rPr>
        <w:t>ﬀ</w:t>
      </w:r>
      <w:r>
        <w:rPr>
          <w:rFonts w:eastAsia="Arial" w:cs="Arial" w:asciiTheme="minorHAnsi" w:hAnsiTheme="minorHAnsi"/>
          <w:i/>
          <w:lang w:val="en-US"/>
        </w:rPr>
        <w:t>exp</w:t>
      </w:r>
      <w:r>
        <w:rPr>
          <w:rFonts w:eastAsia="Arial" w:cs="Arial" w:asciiTheme="minorHAnsi" w:hAnsiTheme="minorHAnsi"/>
          <w:lang w:val="en-US"/>
        </w:rPr>
        <w:t xml:space="preserve">= 0, </w:t>
      </w:r>
      <w:r>
        <w:rPr>
          <w:rFonts w:eastAsia="Arial" w:cs="Arial" w:asciiTheme="minorHAnsi" w:hAnsiTheme="minorHAnsi"/>
          <w:i/>
          <w:lang w:val="en-US"/>
        </w:rPr>
        <w:t>filter.threshold.total</w:t>
      </w:r>
      <w:r>
        <w:rPr>
          <w:rFonts w:eastAsia="Arial" w:cs="Arial" w:asciiTheme="minorHAnsi" w:hAnsiTheme="minorHAnsi"/>
          <w:lang w:val="en-US"/>
        </w:rPr>
        <w:t xml:space="preserve"> = −1, </w:t>
      </w:r>
      <w:r>
        <w:rPr>
          <w:rFonts w:eastAsia="Arial" w:cs="Arial" w:asciiTheme="minorHAnsi" w:hAnsiTheme="minorHAnsi"/>
          <w:i/>
          <w:lang w:val="en-US"/>
        </w:rPr>
        <w:t>seqdepth</w:t>
      </w:r>
      <w:r>
        <w:rPr>
          <w:rFonts w:eastAsia="Arial" w:cs="Arial" w:asciiTheme="minorHAnsi" w:hAnsiTheme="minorHAnsi"/>
          <w:lang w:val="en-US"/>
        </w:rPr>
        <w:t xml:space="preserve"> = 5.10</w:t>
      </w:r>
      <w:r>
        <w:rPr>
          <w:rFonts w:eastAsia="Arial" w:cs="Arial" w:asciiTheme="minorHAnsi" w:hAnsiTheme="minorHAnsi"/>
          <w:highlight w:val="magenta"/>
          <w:vertAlign w:val="superscript"/>
          <w:lang w:val="en-US"/>
          <w:rPrChange w:id="10" w:author="gao" w:date="2019-01-27T18:38:42Z">
            <w:rPr>
              <w:rFonts w:eastAsia="Arial" w:cs="Arial" w:asciiTheme="minorHAnsi" w:hAnsiTheme="minorHAnsi"/>
              <w:vertAlign w:val="superscript"/>
              <w:lang w:val="en-US"/>
            </w:rPr>
          </w:rPrChange>
        </w:rPr>
        <w:t>6</w:t>
      </w:r>
      <w:r>
        <w:rPr>
          <w:rFonts w:eastAsia="Arial" w:cs="Arial" w:asciiTheme="minorHAnsi" w:hAnsiTheme="minorHAnsi"/>
          <w:lang w:val="en-US"/>
        </w:rPr>
        <w:t xml:space="preserve">. Finally, the </w:t>
      </w:r>
      <w:r>
        <w:rPr>
          <w:rFonts w:eastAsia="Arial" w:cs="Arial" w:asciiTheme="minorHAnsi" w:hAnsiTheme="minorHAnsi"/>
          <w:i/>
          <w:lang w:val="en-US"/>
        </w:rPr>
        <w:t>samples.per.cond</w:t>
      </w:r>
      <w:r>
        <w:rPr>
          <w:rFonts w:eastAsia="Arial" w:cs="Arial" w:asciiTheme="minorHAnsi" w:hAnsiTheme="minorHAnsi"/>
          <w:lang w:val="en-US"/>
        </w:rPr>
        <w:t xml:space="preserve"> was alternatively set to 3 and 5 to generate both datasets. We obtained two count tables for 15,500 genes with 6 and 10 columns corresponding to the required number of replicates for each of two conditions. In our application context, those conditions correspond to the two reciprocal crosses.</w:t>
      </w:r>
    </w:p>
    <w:p>
      <w:pPr>
        <w:spacing w:line="295" w:lineRule="exact"/>
        <w:jc w:val="both"/>
        <w:rPr>
          <w:rFonts w:asciiTheme="minorHAnsi" w:hAnsiTheme="minorHAnsi"/>
          <w:lang w:val="en-US"/>
        </w:rPr>
      </w:pPr>
    </w:p>
    <w:p>
      <w:pPr>
        <w:pStyle w:val="13"/>
        <w:numPr>
          <w:ilvl w:val="2"/>
          <w:numId w:val="1"/>
        </w:numPr>
        <w:tabs>
          <w:tab w:val="left" w:pos="1660"/>
        </w:tabs>
        <w:jc w:val="both"/>
        <w:rPr>
          <w:rFonts w:asciiTheme="minorHAnsi" w:hAnsiTheme="minorHAnsi"/>
          <w:lang w:val="en-US"/>
        </w:rPr>
      </w:pPr>
      <w:r>
        <w:rPr>
          <w:rFonts w:eastAsia="Times New Roman" w:asciiTheme="minorHAnsi" w:hAnsiTheme="minorHAnsi"/>
          <w:lang w:val="en-US"/>
        </w:rPr>
        <w:t>Allocating reads to each parent</w:t>
      </w:r>
    </w:p>
    <w:p>
      <w:pPr>
        <w:spacing w:line="201" w:lineRule="exact"/>
        <w:jc w:val="both"/>
        <w:rPr>
          <w:rFonts w:asciiTheme="minorHAnsi" w:hAnsiTheme="minorHAnsi"/>
          <w:lang w:val="en-US"/>
        </w:rPr>
      </w:pPr>
    </w:p>
    <w:p>
      <w:pPr>
        <w:spacing w:line="260" w:lineRule="auto"/>
        <w:jc w:val="both"/>
        <w:rPr>
          <w:rFonts w:asciiTheme="minorHAnsi" w:hAnsiTheme="minorHAnsi"/>
          <w:lang w:val="en-US"/>
        </w:rPr>
      </w:pPr>
      <w:r>
        <w:rPr>
          <w:rFonts w:eastAsia="Arial" w:cs="Arial" w:asciiTheme="minorHAnsi" w:hAnsiTheme="minorHAnsi"/>
          <w:lang w:val="en-US"/>
        </w:rPr>
        <w:t>To the best of our knowledge, there is no reported method for simulating the observed distribution of reads between paternal and maternal origins, whether genes are bi-allelically expressed or parentally biased. We then decided to simulate an experimental dataset and selected the P0 cortex dataset described in the main manuscript.</w:t>
      </w:r>
    </w:p>
    <w:p>
      <w:pPr>
        <w:spacing w:line="200" w:lineRule="exact"/>
        <w:jc w:val="both"/>
        <w:rPr>
          <w:rFonts w:asciiTheme="minorHAnsi" w:hAnsiTheme="minorHAnsi"/>
          <w:lang w:val="en-US"/>
        </w:rPr>
      </w:pPr>
    </w:p>
    <w:p>
      <w:pPr>
        <w:spacing w:line="265" w:lineRule="auto"/>
        <w:jc w:val="both"/>
        <w:rPr>
          <w:rFonts w:eastAsia="Arial" w:cs="Arial" w:asciiTheme="minorHAnsi" w:hAnsiTheme="minorHAnsi"/>
          <w:lang w:val="en-US"/>
        </w:rPr>
      </w:pPr>
      <w:r>
        <w:rPr>
          <w:rFonts w:eastAsia="Arial" w:cs="Arial" w:asciiTheme="minorHAnsi" w:hAnsiTheme="minorHAnsi"/>
          <w:i/>
          <w:lang w:val="en-US"/>
        </w:rPr>
        <w:t>Learning the distribution from an experimental dataset</w:t>
      </w:r>
    </w:p>
    <w:p>
      <w:pPr>
        <w:spacing w:line="265" w:lineRule="auto"/>
        <w:jc w:val="both"/>
        <w:rPr>
          <w:rFonts w:asciiTheme="minorHAnsi" w:hAnsiTheme="minorHAnsi"/>
          <w:lang w:val="en-US"/>
        </w:rPr>
      </w:pPr>
      <w:r>
        <w:rPr>
          <w:rFonts w:eastAsia="Arial" w:cs="Arial" w:asciiTheme="minorHAnsi" w:hAnsiTheme="minorHAnsi"/>
          <w:lang w:val="en-US"/>
        </w:rPr>
        <w:t xml:space="preserve">We started by estimating the distribution of the difference of proportions between paternal and maternal reads under the bi-allelic assumption. This was performed in the same way as in section 1.1 of this document; within each cross the difference between the proportion of maternal and paternal reads over all biological replicates of each gene was computed. All the values corresponding to a global parental bias in the range [0.4; 0.6] were concatenated to estimate the bi-allelic bias distribution referred to as </w:t>
      </w:r>
      <w:r>
        <w:rPr>
          <w:rFonts w:eastAsia="Arial" w:cs="Arial" w:asciiTheme="minorHAnsi" w:hAnsiTheme="minorHAnsi"/>
          <w:i/>
          <w:highlight w:val="magenta"/>
          <w:lang w:val="en-US"/>
          <w:rPrChange w:id="11" w:author="gao" w:date="2019-01-27T18:43:24Z">
            <w:rPr>
              <w:rFonts w:eastAsia="Arial" w:cs="Arial" w:asciiTheme="minorHAnsi" w:hAnsiTheme="minorHAnsi"/>
              <w:i/>
              <w:lang w:val="en-US"/>
            </w:rPr>
          </w:rPrChange>
        </w:rPr>
        <w:t>dGBB</w:t>
      </w:r>
      <w:r>
        <w:rPr>
          <w:rFonts w:eastAsia="Arial" w:cs="Arial" w:asciiTheme="minorHAnsi" w:hAnsiTheme="minorHAnsi"/>
          <w:lang w:val="en-US"/>
        </w:rPr>
        <w:t>.</w:t>
      </w:r>
    </w:p>
    <w:p>
      <w:pPr>
        <w:spacing w:line="259" w:lineRule="auto"/>
        <w:jc w:val="both"/>
        <w:rPr>
          <w:rFonts w:asciiTheme="minorHAnsi" w:hAnsiTheme="minorHAnsi"/>
          <w:lang w:val="en-US"/>
        </w:rPr>
      </w:pPr>
      <w:r>
        <w:rPr>
          <w:rFonts w:eastAsia="Arial" w:cs="Arial" w:asciiTheme="minorHAnsi" w:hAnsiTheme="minorHAnsi"/>
          <w:lang w:val="en-US"/>
        </w:rPr>
        <w:t xml:space="preserve">Then, we had to learn the variability within biological replicates. The volcano plots displayed in the main manuscript and in the Supplementary File showed that the variability range (in ordinates) depended on the allelic bias (in abscissa). The variability of genes with no or few bias ranged from very low to very high values; in contrast, genes with higher bias tend to have more intermediate range variabilities and no extreme values. To mimic this behavior, the global biases values were divided into bins of 0.02 and the distribution of the bias differences between biological replicates was recorded for all genes and all pairs of biological replicates within the different bins. Hence, a bias difference distribution, called </w:t>
      </w:r>
      <w:r>
        <w:rPr>
          <w:rFonts w:eastAsia="Arial" w:cs="Arial" w:asciiTheme="minorHAnsi" w:hAnsiTheme="minorHAnsi"/>
          <w:i/>
          <w:lang w:val="en-US"/>
        </w:rPr>
        <w:t>dBD</w:t>
      </w:r>
      <w:r>
        <w:rPr>
          <w:rFonts w:eastAsia="Arial" w:cs="Arial" w:asciiTheme="minorHAnsi" w:hAnsiTheme="minorHAnsi"/>
          <w:i/>
          <w:vertAlign w:val="subscript"/>
          <w:lang w:val="en-US"/>
        </w:rPr>
        <w:t>b</w:t>
      </w:r>
      <w:r>
        <w:rPr>
          <w:rFonts w:eastAsia="Arial" w:cs="Arial" w:asciiTheme="minorHAnsi" w:hAnsiTheme="minorHAnsi"/>
          <w:lang w:val="en-US"/>
        </w:rPr>
        <w:t xml:space="preserve"> was learned in each bin </w:t>
      </w:r>
      <w:r>
        <w:rPr>
          <w:rFonts w:eastAsia="Arial" w:cs="Arial" w:asciiTheme="minorHAnsi" w:hAnsiTheme="minorHAnsi"/>
          <w:i/>
          <w:lang w:val="en-US"/>
        </w:rPr>
        <w:t>b</w:t>
      </w:r>
      <w:r>
        <w:rPr>
          <w:rFonts w:eastAsia="Arial" w:cs="Arial" w:asciiTheme="minorHAnsi" w:hAnsiTheme="minorHAnsi"/>
          <w:lang w:val="en-US"/>
        </w:rPr>
        <w:t>.</w:t>
      </w:r>
    </w:p>
    <w:p>
      <w:pPr>
        <w:spacing w:line="341" w:lineRule="exact"/>
        <w:jc w:val="both"/>
        <w:rPr>
          <w:rFonts w:asciiTheme="minorHAnsi" w:hAnsiTheme="minorHAnsi"/>
          <w:lang w:val="en-US"/>
        </w:rPr>
      </w:pPr>
    </w:p>
    <w:p>
      <w:pPr>
        <w:spacing w:line="246" w:lineRule="auto"/>
        <w:jc w:val="both"/>
        <w:rPr>
          <w:rFonts w:eastAsia="Arial" w:cs="Arial" w:asciiTheme="minorHAnsi" w:hAnsiTheme="minorHAnsi"/>
          <w:lang w:val="en-US"/>
        </w:rPr>
      </w:pPr>
      <w:r>
        <w:rPr>
          <w:rFonts w:eastAsia="Arial" w:cs="Arial" w:asciiTheme="minorHAnsi" w:hAnsiTheme="minorHAnsi"/>
          <w:i/>
          <w:lang w:val="en-US"/>
        </w:rPr>
        <w:t>Application to simulated count datasets for bi-allelically expressed genes</w:t>
      </w:r>
    </w:p>
    <w:p>
      <w:pPr>
        <w:spacing w:line="246" w:lineRule="auto"/>
        <w:jc w:val="both"/>
        <w:rPr>
          <w:rFonts w:asciiTheme="minorHAnsi" w:hAnsiTheme="minorHAnsi"/>
          <w:lang w:val="en-US"/>
        </w:rPr>
      </w:pPr>
      <w:r>
        <w:rPr>
          <w:rFonts w:eastAsia="Arial" w:cs="Arial" w:asciiTheme="minorHAnsi" w:hAnsiTheme="minorHAnsi"/>
          <w:lang w:val="en-US"/>
        </w:rPr>
        <w:t xml:space="preserve">Let us consider a gene whose reads were assigned equally paternal and maternal origins. First, a global allelic bias (common for all biological replicates of this gene) was randomly chosen from the distribution </w:t>
      </w:r>
      <w:r>
        <w:rPr>
          <w:rFonts w:eastAsia="Arial" w:cs="Arial" w:asciiTheme="minorHAnsi" w:hAnsiTheme="minorHAnsi"/>
          <w:i/>
          <w:lang w:val="en-US"/>
        </w:rPr>
        <w:t>dGBB</w:t>
      </w:r>
      <w:r>
        <w:rPr>
          <w:rFonts w:eastAsia="Arial" w:cs="Arial" w:asciiTheme="minorHAnsi" w:hAnsiTheme="minorHAnsi"/>
          <w:lang w:val="en-US"/>
        </w:rPr>
        <w:t xml:space="preserve"> previously described.</w:t>
      </w:r>
      <w:r>
        <w:rPr>
          <w:rFonts w:asciiTheme="minorHAnsi" w:hAnsiTheme="minorHAnsi"/>
          <w:lang w:val="en-US"/>
        </w:rPr>
        <w:t xml:space="preserve"> </w:t>
      </w:r>
      <w:r>
        <w:rPr>
          <w:rFonts w:eastAsia="Arial" w:cs="Arial" w:asciiTheme="minorHAnsi" w:hAnsiTheme="minorHAnsi"/>
          <w:lang w:val="en-US"/>
        </w:rPr>
        <w:t xml:space="preserve">Then, the corresponding global bias bin </w:t>
      </w:r>
      <w:r>
        <w:rPr>
          <w:rFonts w:eastAsia="Arial" w:cs="Arial" w:asciiTheme="minorHAnsi" w:hAnsiTheme="minorHAnsi"/>
          <w:i/>
          <w:lang w:val="en-US"/>
        </w:rPr>
        <w:t>b</w:t>
      </w:r>
      <w:r>
        <w:rPr>
          <w:rFonts w:eastAsia="Arial" w:cs="Arial" w:asciiTheme="minorHAnsi" w:hAnsiTheme="minorHAnsi"/>
          <w:lang w:val="en-US"/>
        </w:rPr>
        <w:t xml:space="preserve"> was identified and the corresponding bias difference distribution </w:t>
      </w:r>
      <w:r>
        <w:rPr>
          <w:rFonts w:eastAsia="Arial" w:cs="Arial" w:asciiTheme="minorHAnsi" w:hAnsiTheme="minorHAnsi"/>
          <w:i/>
          <w:lang w:val="en-US"/>
        </w:rPr>
        <w:t>dBD</w:t>
      </w:r>
      <w:r>
        <w:rPr>
          <w:rFonts w:eastAsia="Arial" w:cs="Arial" w:asciiTheme="minorHAnsi" w:hAnsiTheme="minorHAnsi"/>
          <w:i/>
          <w:vertAlign w:val="subscript"/>
          <w:lang w:val="en-US"/>
        </w:rPr>
        <w:t>b</w:t>
      </w:r>
      <w:r>
        <w:rPr>
          <w:rFonts w:eastAsia="Arial" w:cs="Arial" w:asciiTheme="minorHAnsi" w:hAnsiTheme="minorHAnsi"/>
          <w:lang w:val="en-US"/>
        </w:rPr>
        <w:t xml:space="preserve"> was used to generate individual bias values for each biological replicate. Finally, reads of each biological replicate were assigned paternal and maternal origin according to those individual ratios.</w:t>
      </w:r>
    </w:p>
    <w:p>
      <w:pPr>
        <w:spacing w:line="372" w:lineRule="exact"/>
        <w:jc w:val="both"/>
        <w:rPr>
          <w:rFonts w:asciiTheme="minorHAnsi" w:hAnsiTheme="minorHAnsi"/>
          <w:lang w:val="en-US"/>
        </w:rPr>
      </w:pPr>
    </w:p>
    <w:p>
      <w:pPr>
        <w:spacing w:line="251" w:lineRule="auto"/>
        <w:jc w:val="both"/>
        <w:rPr>
          <w:rFonts w:eastAsia="Arial" w:cs="Arial" w:asciiTheme="minorHAnsi" w:hAnsiTheme="minorHAnsi"/>
          <w:lang w:val="en-US"/>
        </w:rPr>
      </w:pPr>
      <w:r>
        <w:rPr>
          <w:rFonts w:eastAsia="Arial" w:cs="Arial" w:asciiTheme="minorHAnsi" w:hAnsiTheme="minorHAnsi"/>
          <w:i/>
          <w:lang w:val="en-US"/>
        </w:rPr>
        <w:t>Application to simulated count datasets for parentally biased genes</w:t>
      </w:r>
    </w:p>
    <w:p>
      <w:pPr>
        <w:spacing w:line="251" w:lineRule="auto"/>
        <w:jc w:val="both"/>
        <w:rPr>
          <w:rFonts w:asciiTheme="minorHAnsi" w:hAnsiTheme="minorHAnsi"/>
          <w:lang w:val="en-US"/>
        </w:rPr>
      </w:pPr>
      <w:r>
        <w:rPr>
          <w:rFonts w:eastAsia="Arial" w:cs="Arial" w:asciiTheme="minorHAnsi" w:hAnsiTheme="minorHAnsi"/>
          <w:lang w:val="en-US"/>
        </w:rPr>
        <w:t>The process was exactly the same as above except that the global allelic bias was drawn from a uniform distribution between 0.6 and 1 as previously mentioned.</w:t>
      </w:r>
    </w:p>
    <w:p>
      <w:pPr>
        <w:spacing w:line="301" w:lineRule="exact"/>
        <w:jc w:val="both"/>
        <w:rPr>
          <w:rFonts w:asciiTheme="minorHAnsi" w:hAnsiTheme="minorHAnsi"/>
          <w:lang w:val="en-US"/>
        </w:rPr>
      </w:pPr>
    </w:p>
    <w:p>
      <w:pPr>
        <w:pStyle w:val="13"/>
        <w:numPr>
          <w:ilvl w:val="2"/>
          <w:numId w:val="1"/>
        </w:numPr>
        <w:tabs>
          <w:tab w:val="left" w:pos="1660"/>
        </w:tabs>
        <w:jc w:val="both"/>
        <w:rPr>
          <w:rFonts w:asciiTheme="minorHAnsi" w:hAnsiTheme="minorHAnsi"/>
          <w:lang w:val="en-US"/>
        </w:rPr>
      </w:pPr>
      <w:r>
        <w:rPr>
          <w:rFonts w:eastAsia="Times New Roman" w:asciiTheme="minorHAnsi" w:hAnsiTheme="minorHAnsi"/>
          <w:lang w:val="en-US"/>
        </w:rPr>
        <w:t>Final dataset generation</w:t>
      </w:r>
    </w:p>
    <w:p>
      <w:pPr>
        <w:spacing w:line="201" w:lineRule="exact"/>
        <w:jc w:val="both"/>
        <w:rPr>
          <w:rFonts w:asciiTheme="minorHAnsi" w:hAnsiTheme="minorHAnsi"/>
          <w:lang w:val="en-US"/>
        </w:rPr>
      </w:pPr>
    </w:p>
    <w:p>
      <w:pPr>
        <w:spacing w:line="265" w:lineRule="auto"/>
        <w:jc w:val="both"/>
        <w:rPr>
          <w:rFonts w:asciiTheme="minorHAnsi" w:hAnsiTheme="minorHAnsi"/>
          <w:lang w:val="en-US"/>
        </w:rPr>
      </w:pPr>
      <w:r>
        <w:rPr>
          <w:rFonts w:eastAsia="Arial" w:cs="Arial" w:asciiTheme="minorHAnsi" w:hAnsiTheme="minorHAnsi"/>
          <w:lang w:val="en-US"/>
        </w:rPr>
        <w:t>Finally, we had to decide which genes were going to be parentally biased. We selected 80 genes whose average expression distribution was representative of the global average expression distribution.</w:t>
      </w:r>
      <w:r>
        <w:rPr>
          <w:rFonts w:asciiTheme="minorHAnsi" w:hAnsiTheme="minorHAnsi"/>
          <w:lang w:val="en-US"/>
        </w:rPr>
        <w:t xml:space="preserve"> </w:t>
      </w:r>
      <w:r>
        <w:rPr>
          <w:rFonts w:eastAsia="Arial" w:cs="Arial" w:asciiTheme="minorHAnsi" w:hAnsiTheme="minorHAnsi"/>
          <w:lang w:val="en-US"/>
        </w:rPr>
        <w:t>The filter described in the main manuscript was applied to the 3- and 5-replicate datasets and resulted in 10,882 genes including 59 imprinted and 11,889 genes including 68 imprinted, respectively.</w:t>
      </w:r>
    </w:p>
    <w:p>
      <w:pPr>
        <w:spacing w:line="349" w:lineRule="exact"/>
        <w:jc w:val="both"/>
        <w:rPr>
          <w:rFonts w:asciiTheme="minorHAnsi" w:hAnsiTheme="minorHAnsi"/>
          <w:lang w:val="en-US"/>
        </w:rPr>
      </w:pPr>
    </w:p>
    <w:p>
      <w:pPr>
        <w:pStyle w:val="13"/>
        <w:numPr>
          <w:ilvl w:val="1"/>
          <w:numId w:val="1"/>
        </w:numPr>
        <w:tabs>
          <w:tab w:val="left" w:pos="1540"/>
        </w:tabs>
        <w:jc w:val="both"/>
        <w:rPr>
          <w:rFonts w:eastAsia="Times New Roman" w:asciiTheme="minorHAnsi" w:hAnsiTheme="minorHAnsi"/>
          <w:b/>
          <w:sz w:val="28"/>
          <w:lang w:val="en-US"/>
        </w:rPr>
      </w:pPr>
      <w:r>
        <w:rPr>
          <w:rFonts w:eastAsia="Times New Roman" w:asciiTheme="minorHAnsi" w:hAnsiTheme="minorHAnsi"/>
          <w:b/>
          <w:sz w:val="28"/>
          <w:lang w:val="en-US"/>
        </w:rPr>
        <w:t>Mapping methods</w:t>
      </w:r>
    </w:p>
    <w:p>
      <w:pPr>
        <w:spacing w:line="268" w:lineRule="exact"/>
        <w:jc w:val="both"/>
        <w:rPr>
          <w:rFonts w:asciiTheme="minorHAnsi" w:hAnsiTheme="minorHAnsi"/>
          <w:lang w:val="en-US"/>
        </w:rPr>
      </w:pPr>
    </w:p>
    <w:p>
      <w:pPr>
        <w:spacing w:line="231" w:lineRule="auto"/>
        <w:jc w:val="both"/>
        <w:rPr>
          <w:rFonts w:asciiTheme="minorHAnsi" w:hAnsiTheme="minorHAnsi"/>
          <w:lang w:val="en-US"/>
        </w:rPr>
      </w:pPr>
      <w:r>
        <w:rPr>
          <w:rFonts w:eastAsia="Arial" w:cs="Arial" w:asciiTheme="minorHAnsi" w:hAnsiTheme="minorHAnsi"/>
          <w:lang w:val="en-US"/>
        </w:rPr>
        <w:t xml:space="preserve">Mapping was performed using </w:t>
      </w:r>
      <w:r>
        <w:rPr>
          <w:rFonts w:eastAsia="Arial" w:cs="Arial" w:asciiTheme="minorHAnsi" w:hAnsiTheme="minorHAnsi"/>
          <w:highlight w:val="magenta"/>
          <w:lang w:val="en-US"/>
          <w:rPrChange w:id="12" w:author="gao" w:date="2019-01-27T18:44:15Z">
            <w:rPr>
              <w:rFonts w:eastAsia="Arial" w:cs="Arial" w:asciiTheme="minorHAnsi" w:hAnsiTheme="minorHAnsi"/>
              <w:lang w:val="en-US"/>
            </w:rPr>
          </w:rPrChange>
        </w:rPr>
        <w:t>standard aligner software</w:t>
      </w:r>
      <w:r>
        <w:rPr>
          <w:rFonts w:eastAsia="Arial" w:cs="Arial" w:asciiTheme="minorHAnsi" w:hAnsiTheme="minorHAnsi"/>
          <w:lang w:val="en-US"/>
        </w:rPr>
        <w:t>. Alignment bias was taken into account using the following procedures.</w:t>
      </w:r>
    </w:p>
    <w:p>
      <w:pPr>
        <w:spacing w:line="305" w:lineRule="exact"/>
        <w:jc w:val="both"/>
        <w:rPr>
          <w:rFonts w:asciiTheme="minorHAnsi" w:hAnsiTheme="minorHAnsi"/>
          <w:lang w:val="en-US"/>
        </w:rPr>
      </w:pPr>
    </w:p>
    <w:p>
      <w:pPr>
        <w:pStyle w:val="13"/>
        <w:numPr>
          <w:ilvl w:val="2"/>
          <w:numId w:val="1"/>
        </w:numPr>
        <w:tabs>
          <w:tab w:val="left" w:pos="1660"/>
        </w:tabs>
        <w:jc w:val="both"/>
        <w:rPr>
          <w:rFonts w:asciiTheme="minorHAnsi" w:hAnsiTheme="minorHAnsi"/>
          <w:lang w:val="en-US"/>
        </w:rPr>
      </w:pPr>
      <w:r>
        <w:rPr>
          <w:rFonts w:eastAsia="Times New Roman" w:asciiTheme="minorHAnsi" w:hAnsiTheme="minorHAnsi"/>
          <w:lang w:val="en-US"/>
        </w:rPr>
        <w:t xml:space="preserve">Bouschet P0 and E13.5 cortex datasets </w:t>
      </w:r>
      <w:r>
        <w:rPr>
          <w:rFonts w:eastAsia="Times New Roman" w:asciiTheme="minorHAnsi" w:hAnsiTheme="minorHAnsi"/>
          <w:lang w:val="en-US"/>
        </w:rPr>
        <w:fldChar w:fldCharType="begin"/>
      </w:r>
      <w:r>
        <w:rPr>
          <w:rFonts w:eastAsia="Times New Roman" w:asciiTheme="minorHAnsi" w:hAnsiTheme="minorHAnsi"/>
          <w:lang w:val="en-US"/>
        </w:rPr>
        <w:instrText xml:space="preserve"> ADDIN ZOTERO_ITEM CSL_CITATION {"citationID":"6QWxZ5YG","properties":{"formattedCitation":"(Bouschet {\\i{}et al.}, 2017)","plainCitation":"(Bouschet et al., 2017)","noteIndex":0},"citationItems":[{"id":134,"uris":["http://zotero.org/users/local/3edLQjOs/items/V2445JJB"],"uri":["http://zotero.org/users/local/3edLQjOs/items/V2445JJB"],"itemData":{"id":134,"type":"article-journal","title":"In Vitro Corticogenesis from Embryonic Stem Cells Recapitulates the In Vivo Epigenetic Control of Imprinted Gene Expression","container-title":"Cerebral Cortex (New York, N.Y.: 1991)","page":"2418-2433","volume":"27","issue":"3","source":"PubMed","abstract":"In vitro corticogenesis from embryonic stem cells (ESCs) is an attractive model of cortical development and a promising tool for cortical therapy. It is unknown to which extent epigenetic mechanisms crucial for cortex development and function, such as parental genomic imprinting, are recapitulated by in vitro corticogenesis. Here, using genome-wide transcriptomic and methylation analyses on hybrid mouse tissues and cells, we find a high concordance of imprinting status between in vivo and ESC-derived cortices. Notably, in vitro corticogenesis strictly reproduced the in vivo parent-of-origin-dependent expression of 41 imprinted genes (IGs), including Mest and Cdkn1c known to control corticogenesis. Parent-of-origin-dependent DNA methylation was also conserved at 14 of 18 imprinted differentially methylated regions. The least concordant imprinted locus was Gpr1-Zdbf2, where the aberrant bi-allelic expression of Zdbf2 and Adam23 was concomitant with a gain of methylation on the maternal allele in vitro. Combined, our data argue for a broad conservation of the epigenetic mechanisms at imprinted loci in cortical cells derived from ESCs. We propose that in vitro corticogenesis helps to define the still poorly understood mechanisms that regulate imprinting in the brain and the roles of IGs in cortical development.","DOI":"10.1093/cercor/bhw102","ISSN":"1460-2199","note":"PMID: 27095822","journalAbbreviation":"Cereb. Cortex","language":"eng","author":[{"family":"Bouschet","given":"Tristan"},{"family":"Dubois","given":"Emeric"},{"family":"Reynès","given":"Christelle"},{"family":"Kota","given":"Satya K."},{"family":"Rialle","given":"Stéphanie"},{"family":"Maupetit-Méhouas","given":"Stéphanie"},{"family":"Pezet","given":"Mikael"},{"family":"Le Digarcher","given":"Anne"},{"family":"Nidelet","given":"Sabine"},{"family":"Demolombe","given":"Vincent"},{"family":"Cavelier","given":"Patricia"},{"family":"Meusnier","given":"Céline"},{"family":"Maurizy","given":"Chloé"},{"family":"Sabatier","given":"Robert"},{"family":"Feil","given":"Robert"},{"family":"Arnaud","given":"Philippe"},{"family":"Journot","given":"Laurent"},{"family":"Varrault","given":"Annie"}],"issued":{"date-parts":[["2017",3,1]]}}}],"schema":"https://github.com/citation-style-language/schema/raw/master/csl-citation.json"} </w:instrText>
      </w:r>
      <w:r>
        <w:rPr>
          <w:rFonts w:eastAsia="Times New Roman" w:asciiTheme="minorHAnsi" w:hAnsiTheme="minorHAnsi"/>
          <w:lang w:val="en-US"/>
        </w:rPr>
        <w:fldChar w:fldCharType="separate"/>
      </w:r>
      <w:r>
        <w:rPr>
          <w:rFonts w:ascii="Calibri" w:hAnsi="Calibri" w:cs="Calibri"/>
          <w:szCs w:val="24"/>
          <w:lang w:val="en-US"/>
        </w:rPr>
        <w:t xml:space="preserve">(Bouschet </w:t>
      </w:r>
      <w:r>
        <w:rPr>
          <w:rFonts w:ascii="Calibri" w:hAnsi="Calibri" w:cs="Calibri"/>
          <w:i/>
          <w:iCs/>
          <w:szCs w:val="24"/>
          <w:lang w:val="en-US"/>
        </w:rPr>
        <w:t>et al.</w:t>
      </w:r>
      <w:r>
        <w:rPr>
          <w:rFonts w:ascii="Calibri" w:hAnsi="Calibri" w:cs="Calibri"/>
          <w:szCs w:val="24"/>
          <w:lang w:val="en-US"/>
        </w:rPr>
        <w:t>, 2017)</w:t>
      </w:r>
      <w:r>
        <w:rPr>
          <w:rFonts w:eastAsia="Times New Roman" w:asciiTheme="minorHAnsi" w:hAnsiTheme="minorHAnsi"/>
          <w:lang w:val="en-US"/>
        </w:rPr>
        <w:fldChar w:fldCharType="end"/>
      </w:r>
    </w:p>
    <w:p>
      <w:pPr>
        <w:spacing w:line="199" w:lineRule="exact"/>
        <w:jc w:val="both"/>
        <w:rPr>
          <w:rFonts w:asciiTheme="minorHAnsi" w:hAnsiTheme="minorHAnsi"/>
          <w:lang w:val="en-US"/>
        </w:rPr>
      </w:pPr>
    </w:p>
    <w:p>
      <w:pPr>
        <w:spacing w:line="281" w:lineRule="auto"/>
        <w:jc w:val="both"/>
        <w:rPr>
          <w:rFonts w:eastAsia="Arial" w:cs="Arial" w:asciiTheme="minorHAnsi" w:hAnsiTheme="minorHAnsi"/>
          <w:lang w:val="en-US"/>
        </w:rPr>
      </w:pPr>
      <w:r>
        <w:rPr>
          <w:rFonts w:eastAsia="Arial" w:cs="Arial" w:asciiTheme="minorHAnsi" w:hAnsiTheme="minorHAnsi"/>
          <w:lang w:val="en-US"/>
        </w:rPr>
        <w:t xml:space="preserve">We generated a hybrid genome consisting of the C57BL/6J genome in which nucleotides at the known JF1 SNPs were replaced with the IUPAC ambiguous codes for C57BL/6J and JF1 nucleotides. 12,508,968 SNPs between JF1 and C57BL/6J strains were downloaded from </w:t>
      </w:r>
      <w:r>
        <w:fldChar w:fldCharType="begin"/>
      </w:r>
      <w:r>
        <w:instrText xml:space="preserve"> HYPERLINK "ftp://molossinus.lab.nig.ac.jp/pub/msmdb/For_Seq_Analysis/" </w:instrText>
      </w:r>
      <w:r>
        <w:fldChar w:fldCharType="separate"/>
      </w:r>
      <w:r>
        <w:rPr>
          <w:rStyle w:val="9"/>
          <w:rFonts w:eastAsia="Arial" w:cs="Arial" w:asciiTheme="minorHAnsi" w:hAnsiTheme="minorHAnsi"/>
          <w:lang w:val="en-US"/>
        </w:rPr>
        <w:t>ftp://molossinus.lab.nig.ac.jp/pub/msmdb/For_Seq_Analysis/</w:t>
      </w:r>
      <w:r>
        <w:rPr>
          <w:rStyle w:val="9"/>
          <w:rFonts w:eastAsia="Arial" w:cs="Arial" w:asciiTheme="minorHAnsi" w:hAnsiTheme="minorHAnsi"/>
          <w:lang w:val="en-US"/>
        </w:rPr>
        <w:fldChar w:fldCharType="end"/>
      </w:r>
      <w:r>
        <w:rPr>
          <w:rFonts w:eastAsia="Arial" w:cs="Arial" w:asciiTheme="minorHAnsi" w:hAnsiTheme="minorHAnsi"/>
          <w:lang w:val="en-US"/>
        </w:rPr>
        <w:t xml:space="preserve"> </w:t>
      </w:r>
      <w:r>
        <w:rPr>
          <w:rFonts w:eastAsia="Arial" w:cs="Arial" w:asciiTheme="minorHAnsi" w:hAnsiTheme="minorHAnsi"/>
          <w:lang w:val="en-US"/>
        </w:rPr>
        <w:fldChar w:fldCharType="begin"/>
      </w:r>
      <w:r>
        <w:rPr>
          <w:rFonts w:eastAsia="Arial" w:cs="Arial" w:asciiTheme="minorHAnsi" w:hAnsiTheme="minorHAnsi"/>
          <w:lang w:val="en-US"/>
        </w:rPr>
        <w:instrText xml:space="preserve"> ADDIN ZOTERO_ITEM CSL_CITATION {"citationID":"XM25p6z7","properties":{"formattedCitation":"(Takada {\\i{}et al.}, 2013)","plainCitation":"(Takada et al., 2013)","noteIndex":0},"citationItems":[{"id":455,"uris":["http://zotero.org/users/local/3edLQjOs/items/67APS3LR"],"uri":["http://zotero.org/users/local/3edLQjOs/items/67APS3LR"],"itemData":{"id":455,"type":"article-journal","title":"The ancestor of extant Japanese fancy mice contributed to the mosaic genomes of classical inbred strains","container-title":"Genome Research","page":"1329-1338","volume":"23","issue":"8","source":"PubMed","abstract":"Commonly used classical inbred mouse strains have mosaic genomes with sequences from different subspecific origins. Their genomes are derived predominantly from the Western European subspecies Mus musculus domesticus, with the remaining sequences derived mostly from the Japanese subspecies Mus musculus molossinus. However, it remains unknown how this intersubspecific genome introgression occurred during the establishment of classical inbred strains. In this study, we resequenced the genomes of two M. m. molossinus-derived inbred strains, MSM/Ms and JF1/Ms. MSM/Ms originated from Japanese wild mice, and the ancestry of JF1/Ms was originally found in Europe and then transferred to Japan. We compared the characteristics of these sequences to those of the C57BL/6J reference sequence and the recent data sets from the resequencing of 17 inbred strains in the Mouse Genome Project (MGP), and the results unequivocally show that genome introgression from M. m. molossinus into M. m. domesticus provided the primary framework for the mosaic genomes of classical inbred strains. Furthermore, the genomes of C57BL/6J and other classical inbred strains have long consecutive segments with extremely high similarity (&gt;99.998%) to the JF1/Ms strain. In the early 20th century, Japanese waltzing mice with a morphological phenotype resembling that of JF1/Ms mice were often crossed with European fancy mice for early studies of \"Mendelism,\" which suggests that the ancestor of the extant JF1/Ms strain provided the origin of the M. m. molossinus genome in classical inbred strains and largely contributed to its intersubspecific genome diversity.","DOI":"10.1101/gr.156497.113","ISSN":"1549-5469","note":"PMID: 23604024\nPMCID: PMC3730106","journalAbbreviation":"Genome Res.","language":"eng","author":[{"family":"Takada","given":"Toyoyuki"},{"family":"Ebata","given":"Toshinobu"},{"family":"Noguchi","given":"Hideki"},{"family":"Keane","given":"Thomas M."},{"family":"Adams","given":"David J."},{"family":"Narita","given":"Takanori"},{"family":"Shin-I","given":"Tadasu"},{"family":"Fujisawa","given":"Hironori"},{"family":"Toyoda","given":"Atsushi"},{"family":"Abe","given":"Kuniya"},{"family":"Obata","given":"Yuichi"},{"family":"Sakaki","given":"Yoshiyuki"},{"family":"Moriwaki","given":"Kazuo"},{"family":"Fujiyama","given":"Asao"},{"family":"Kohara","given":"Yuji"},{"family":"Shiroishi","given":"Toshihiko"}],"issued":{"date-parts":[["2013",8]]}}}],"schema":"https://github.com/citation-style-language/schema/raw/master/csl-citation.json"} </w:instrText>
      </w:r>
      <w:r>
        <w:rPr>
          <w:rFonts w:eastAsia="Arial" w:cs="Arial" w:asciiTheme="minorHAnsi" w:hAnsiTheme="minorHAnsi"/>
          <w:lang w:val="en-US"/>
        </w:rPr>
        <w:fldChar w:fldCharType="separate"/>
      </w:r>
      <w:r>
        <w:rPr>
          <w:rFonts w:ascii="Calibri" w:hAnsi="Calibri" w:cs="Calibri"/>
          <w:szCs w:val="24"/>
          <w:lang w:val="en-US"/>
        </w:rPr>
        <w:t xml:space="preserve">(Takada </w:t>
      </w:r>
      <w:r>
        <w:rPr>
          <w:rFonts w:ascii="Calibri" w:hAnsi="Calibri" w:cs="Calibri"/>
          <w:i/>
          <w:iCs/>
          <w:szCs w:val="24"/>
          <w:lang w:val="en-US"/>
        </w:rPr>
        <w:t>et al.</w:t>
      </w:r>
      <w:r>
        <w:rPr>
          <w:rFonts w:ascii="Calibri" w:hAnsi="Calibri" w:cs="Calibri"/>
          <w:szCs w:val="24"/>
          <w:lang w:val="en-US"/>
        </w:rPr>
        <w:t>, 2013)</w:t>
      </w:r>
      <w:r>
        <w:rPr>
          <w:rFonts w:eastAsia="Arial" w:cs="Arial" w:asciiTheme="minorHAnsi" w:hAnsiTheme="minorHAnsi"/>
          <w:lang w:val="en-US"/>
        </w:rPr>
        <w:fldChar w:fldCharType="end"/>
      </w:r>
      <w:r>
        <w:rPr>
          <w:rFonts w:eastAsia="Arial" w:cs="Arial" w:asciiTheme="minorHAnsi" w:hAnsiTheme="minorHAnsi"/>
          <w:lang w:val="en-US"/>
        </w:rPr>
        <w:t xml:space="preserve"> and merged with the C57BL/6J (MGSCv37-mm9) reference genome using Novoutil IUPAC (Novocraft). Note that indels were not taken into account. The alignment of the reads was then performed with </w:t>
      </w:r>
      <w:r>
        <w:rPr>
          <w:rFonts w:eastAsia="Arial" w:cs="Arial" w:asciiTheme="minorHAnsi" w:hAnsiTheme="minorHAnsi"/>
          <w:highlight w:val="magenta"/>
          <w:lang w:val="en-US"/>
          <w:rPrChange w:id="13" w:author="gao" w:date="2019-01-27T18:44:42Z">
            <w:rPr>
              <w:rFonts w:eastAsia="Arial" w:cs="Arial" w:asciiTheme="minorHAnsi" w:hAnsiTheme="minorHAnsi"/>
              <w:lang w:val="en-US"/>
            </w:rPr>
          </w:rPrChange>
        </w:rPr>
        <w:t>Novoalign</w:t>
      </w:r>
      <w:r>
        <w:rPr>
          <w:rFonts w:eastAsia="Arial" w:cs="Arial" w:asciiTheme="minorHAnsi" w:hAnsiTheme="minorHAnsi"/>
          <w:lang w:val="en-US"/>
        </w:rPr>
        <w:t xml:space="preserve"> (Novocraft, </w:t>
      </w:r>
      <w:r>
        <w:fldChar w:fldCharType="begin"/>
      </w:r>
      <w:r>
        <w:instrText xml:space="preserve"> HYPERLINK "http://www.novocraft.com/main/index.php" </w:instrText>
      </w:r>
      <w:r>
        <w:fldChar w:fldCharType="separate"/>
      </w:r>
      <w:r>
        <w:rPr>
          <w:rStyle w:val="9"/>
          <w:rFonts w:eastAsia="Arial" w:cs="Arial" w:asciiTheme="minorHAnsi" w:hAnsiTheme="minorHAnsi"/>
          <w:lang w:val="en-US"/>
        </w:rPr>
        <w:t>http://www.novocraft.com/main/index.php</w:t>
      </w:r>
      <w:r>
        <w:rPr>
          <w:rStyle w:val="9"/>
          <w:rFonts w:eastAsia="Arial" w:cs="Arial" w:asciiTheme="minorHAnsi" w:hAnsiTheme="minorHAnsi"/>
          <w:lang w:val="en-US"/>
        </w:rPr>
        <w:fldChar w:fldCharType="end"/>
      </w:r>
      <w:r>
        <w:rPr>
          <w:rFonts w:eastAsia="Arial" w:cs="Arial" w:asciiTheme="minorHAnsi" w:hAnsiTheme="minorHAnsi"/>
          <w:lang w:val="en-US"/>
        </w:rPr>
        <w:t>), which allowed IUPAC ambiguous codes in the reference genome. The alignment bias was reduced from 8% to less than 2% using the C57BL/6JxJF1 hybrid genome compared to the C57BL/6J genome (not shown) indicating that this strategy improved the accuracy of reads alignment.</w:t>
      </w:r>
      <w:r>
        <w:rPr>
          <w:rFonts w:asciiTheme="minorHAnsi" w:hAnsiTheme="minorHAnsi"/>
        </w:rPr>
        <w:pict>
          <v:line id="Shape 4" o:spid="_x0000_s1029" o:spt="20" style="position:absolute;left:0pt;margin-left:137.95pt;margin-top:-126.25pt;height:0pt;width:3.35pt;z-index:251656192;mso-width-relative:page;mso-height-relative:page;" coordsize="21600,21600" o:allowincell="f">
            <v:path arrowok="t"/>
            <v:fill focussize="0,0"/>
            <v:stroke weight="0.48pt"/>
            <v:imagedata o:title=""/>
            <o:lock v:ext="edit"/>
          </v:line>
        </w:pict>
      </w:r>
      <w:r>
        <w:rPr>
          <w:rFonts w:asciiTheme="minorHAnsi" w:hAnsiTheme="minorHAnsi"/>
        </w:rPr>
        <w:pict>
          <v:line id="Shape 5" o:spid="_x0000_s1030" o:spt="20" style="position:absolute;left:0pt;margin-left:158.6pt;margin-top:-126.25pt;height:0pt;width:3.35pt;z-index:251657216;mso-width-relative:page;mso-height-relative:page;" coordsize="21600,21600" o:allowincell="f">
            <v:path arrowok="t"/>
            <v:fill focussize="0,0"/>
            <v:stroke weight="0.48pt"/>
            <v:imagedata o:title=""/>
            <o:lock v:ext="edit"/>
          </v:line>
        </w:pict>
      </w:r>
    </w:p>
    <w:p>
      <w:pPr>
        <w:spacing w:line="281" w:lineRule="auto"/>
        <w:jc w:val="both"/>
        <w:rPr>
          <w:rFonts w:eastAsia="Arial" w:cs="Arial" w:asciiTheme="minorHAnsi" w:hAnsiTheme="minorHAnsi"/>
          <w:lang w:val="en-US"/>
        </w:rPr>
      </w:pPr>
      <w:r>
        <w:rPr>
          <w:rFonts w:eastAsia="Arial" w:cs="Arial" w:asciiTheme="minorHAnsi" w:hAnsiTheme="minorHAnsi"/>
          <w:lang w:val="en-US"/>
        </w:rPr>
        <w:t>For the other datasets, the authors used the following procedures.</w:t>
      </w:r>
    </w:p>
    <w:p>
      <w:pPr>
        <w:spacing w:line="281" w:lineRule="auto"/>
        <w:jc w:val="both"/>
        <w:rPr>
          <w:rFonts w:asciiTheme="minorHAnsi" w:hAnsiTheme="minorHAnsi"/>
          <w:lang w:val="en-US"/>
        </w:rPr>
      </w:pPr>
      <w:r>
        <w:rPr>
          <w:rFonts w:asciiTheme="minorHAnsi" w:hAnsiTheme="minorHAnsi"/>
          <w:lang w:val="en-US"/>
        </w:rPr>
        <w:t xml:space="preserve"> </w:t>
      </w:r>
    </w:p>
    <w:p>
      <w:pPr>
        <w:pStyle w:val="13"/>
        <w:numPr>
          <w:ilvl w:val="2"/>
          <w:numId w:val="1"/>
        </w:numPr>
        <w:tabs>
          <w:tab w:val="left" w:pos="1660"/>
        </w:tabs>
        <w:jc w:val="both"/>
        <w:rPr>
          <w:rFonts w:asciiTheme="minorHAnsi" w:hAnsiTheme="minorHAnsi"/>
        </w:rPr>
      </w:pPr>
      <w:r>
        <w:rPr>
          <w:rFonts w:eastAsia="Times New Roman" w:asciiTheme="minorHAnsi" w:hAnsiTheme="minorHAnsi"/>
        </w:rPr>
        <w:t xml:space="preserve">Perez dataset </w:t>
      </w:r>
      <w:r>
        <w:rPr>
          <w:rFonts w:eastAsia="Times New Roman" w:asciiTheme="minorHAnsi" w:hAnsiTheme="minorHAnsi"/>
          <w:lang w:val="en-US"/>
        </w:rPr>
        <w:fldChar w:fldCharType="begin"/>
      </w:r>
      <w:r>
        <w:rPr>
          <w:rFonts w:eastAsia="Times New Roman" w:asciiTheme="minorHAnsi" w:hAnsiTheme="minorHAnsi"/>
        </w:rPr>
        <w:instrText xml:space="preserve"> ADDIN ZOTERO_ITEM CSL_CITATION {"citationID":"6r0nNjEh","properties":{"formattedCitation":"(Perez {\\i{}et al.}, 2015)","plainCitation":"(Perez et al., 2015)","noteIndex":0},"citationItems":[{"id":316,"uris":["http://zotero.org/users/local/3edLQjOs/items/CDFGDCRR"],"uri":["http://zotero.org/users/local/3edLQjOs/items/CDFGDCRR"],"itemData":{"id":316,"type":"article-journal","title":"Quantitative and functional interrogation of parent-of-origin allelic expression biases in the brain","container-title":"eLife","page":"e07860","volume":"4","source":"PubMed","abstract":"The maternal and paternal genomes play different roles in mammalian brains as a result of genomic imprinting, an epigenetic regulation leading to differential expression of the parental alleles of some genes. Here we investigate genomic imprinting in the cerebellum using a newly developed Bayesian statistical model that provides unprecedented transcript-level resolution. We uncover 160 imprinted transcripts, including 41 novel and independently validated imprinted genes. Strikingly, many genes exhibit parentally biased--rather than monoallelic--expression, with different magnitudes according to age, organ, and brain region. Developmental changes in parental bias and overall gene expression are strongly correlated, suggesting combined roles in regulating gene dosage. Finally, brain-specific deletion of the paternal, but not maternal, allele of the paternally-biased Bcl-x, (Bcl2l1) results in loss of specific neuron types, supporting the functional significance of parental biases. These findings reveal the remarkable complexity of genomic imprinting, with important implications for understanding the normal and diseased brain.","DOI":"10.7554/eLife.07860","ISSN":"2050-084X","note":"PMID: 26140685\nPMCID: PMC4512258","journalAbbreviation":"Elife","language":"eng","author":[{"family":"Perez","given":"Julio D."},{"family":"Rubinstein","given":"Nimrod D."},{"family":"Fernandez","given":"Daniel E."},{"family":"Santoro","given":"Stephen W."},{"family":"Needleman","given":"Leigh A."},{"family":"Ho-Shing","given":"Olivia"},{"family":"Choi","given":"John J."},{"family":"Zirlinger","given":"Mariela"},{"family":"Chen","given":"Shau-Kwaun"},{"family":"Liu","given":"Jun S."},{"family":"Dulac","given":"Catherine"}],"issued":{"date-parts":[["2015",7,3]]}}}],"schema":"https://github.com/citation-style-language/schema/raw/master/csl-citation.json"} </w:instrText>
      </w:r>
      <w:r>
        <w:rPr>
          <w:rFonts w:eastAsia="Times New Roman" w:asciiTheme="minorHAnsi" w:hAnsiTheme="minorHAnsi"/>
          <w:lang w:val="en-US"/>
        </w:rPr>
        <w:fldChar w:fldCharType="separate"/>
      </w:r>
      <w:r>
        <w:rPr>
          <w:rFonts w:ascii="Calibri" w:hAnsi="Calibri" w:cs="Calibri"/>
          <w:szCs w:val="24"/>
        </w:rPr>
        <w:t xml:space="preserve">(Perez </w:t>
      </w:r>
      <w:r>
        <w:rPr>
          <w:rFonts w:ascii="Calibri" w:hAnsi="Calibri" w:cs="Calibri"/>
          <w:i/>
          <w:iCs/>
          <w:szCs w:val="24"/>
        </w:rPr>
        <w:t>et al.</w:t>
      </w:r>
      <w:r>
        <w:rPr>
          <w:rFonts w:ascii="Calibri" w:hAnsi="Calibri" w:cs="Calibri"/>
          <w:szCs w:val="24"/>
        </w:rPr>
        <w:t>, 2015)</w:t>
      </w:r>
      <w:r>
        <w:rPr>
          <w:rFonts w:eastAsia="Times New Roman" w:asciiTheme="minorHAnsi" w:hAnsiTheme="minorHAnsi"/>
          <w:lang w:val="en-US"/>
        </w:rPr>
        <w:fldChar w:fldCharType="end"/>
      </w:r>
    </w:p>
    <w:p>
      <w:pPr>
        <w:spacing w:line="199" w:lineRule="exact"/>
        <w:jc w:val="both"/>
        <w:rPr>
          <w:rFonts w:asciiTheme="minorHAnsi" w:hAnsiTheme="minorHAnsi"/>
        </w:rPr>
      </w:pPr>
    </w:p>
    <w:p>
      <w:pPr>
        <w:spacing w:line="250" w:lineRule="auto"/>
        <w:jc w:val="both"/>
        <w:rPr>
          <w:rFonts w:asciiTheme="minorHAnsi" w:hAnsiTheme="minorHAnsi"/>
          <w:lang w:val="en-US"/>
        </w:rPr>
      </w:pPr>
      <w:r>
        <w:rPr>
          <w:rFonts w:eastAsia="Arial" w:cs="Arial" w:asciiTheme="minorHAnsi" w:hAnsiTheme="minorHAnsi"/>
          <w:lang w:val="en-US"/>
        </w:rPr>
        <w:t xml:space="preserve">Perez </w:t>
      </w:r>
      <w:r>
        <w:rPr>
          <w:rFonts w:eastAsia="Arial" w:cs="Arial" w:asciiTheme="minorHAnsi" w:hAnsiTheme="minorHAnsi"/>
          <w:i/>
          <w:lang w:val="en-US"/>
        </w:rPr>
        <w:t>et al.</w:t>
      </w:r>
      <w:r>
        <w:rPr>
          <w:rFonts w:eastAsia="Arial" w:cs="Arial" w:asciiTheme="minorHAnsi" w:hAnsiTheme="minorHAnsi"/>
          <w:lang w:val="en-US"/>
        </w:rPr>
        <w:t xml:space="preserve"> generated Cast/EiJ and C57Bl/6J diploid genomes and transcriptomes by introducing Cast/EiJ and C57Bl/6J single nucleotide and indel polymorphisms into the </w:t>
      </w:r>
      <w:r>
        <w:rPr>
          <w:rFonts w:eastAsia="Arial" w:cs="Arial" w:asciiTheme="minorHAnsi" w:hAnsiTheme="minorHAnsi"/>
          <w:i/>
          <w:lang w:val="en-US"/>
        </w:rPr>
        <w:t>Mus musculus GRCm38-mm10</w:t>
      </w:r>
      <w:r>
        <w:rPr>
          <w:rFonts w:eastAsia="Arial" w:cs="Arial" w:asciiTheme="minorHAnsi" w:hAnsiTheme="minorHAnsi"/>
          <w:lang w:val="en-US"/>
        </w:rPr>
        <w:t xml:space="preserve"> reference genome sequence using the AlleleSeq package. When MMSeq was used, </w:t>
      </w:r>
      <w:r>
        <w:rPr>
          <w:rFonts w:eastAsia="Arial" w:cs="Arial" w:asciiTheme="minorHAnsi" w:hAnsiTheme="minorHAnsi"/>
          <w:highlight w:val="magenta"/>
          <w:lang w:val="en-US"/>
          <w:rPrChange w:id="14" w:author="gao" w:date="2019-01-27T18:45:41Z">
            <w:rPr>
              <w:rFonts w:eastAsia="Arial" w:cs="Arial" w:asciiTheme="minorHAnsi" w:hAnsiTheme="minorHAnsi"/>
              <w:lang w:val="en-US"/>
            </w:rPr>
          </w:rPrChange>
        </w:rPr>
        <w:t>mapping</w:t>
      </w:r>
      <w:r>
        <w:rPr>
          <w:rFonts w:eastAsia="Arial" w:cs="Arial" w:asciiTheme="minorHAnsi" w:hAnsiTheme="minorHAnsi"/>
          <w:lang w:val="en-US"/>
        </w:rPr>
        <w:t xml:space="preserve"> was performed on a hybrid reference genome including two copies for each heterozygous transcript.</w:t>
      </w:r>
    </w:p>
    <w:p>
      <w:pPr>
        <w:spacing w:line="294" w:lineRule="exact"/>
        <w:jc w:val="both"/>
        <w:rPr>
          <w:rFonts w:asciiTheme="minorHAnsi" w:hAnsiTheme="minorHAnsi"/>
          <w:lang w:val="en-US"/>
        </w:rPr>
      </w:pPr>
    </w:p>
    <w:p>
      <w:pPr>
        <w:pStyle w:val="13"/>
        <w:numPr>
          <w:ilvl w:val="2"/>
          <w:numId w:val="1"/>
        </w:numPr>
        <w:tabs>
          <w:tab w:val="left" w:pos="1660"/>
        </w:tabs>
        <w:jc w:val="both"/>
        <w:rPr>
          <w:rFonts w:asciiTheme="minorHAnsi" w:hAnsiTheme="minorHAnsi"/>
          <w:lang w:val="en-US"/>
        </w:rPr>
      </w:pPr>
      <w:r>
        <w:rPr>
          <w:rFonts w:eastAsia="Times New Roman" w:asciiTheme="minorHAnsi" w:hAnsiTheme="minorHAnsi"/>
          <w:lang w:val="en-US"/>
        </w:rPr>
        <w:t xml:space="preserve">Babak dataset </w:t>
      </w:r>
      <w:r>
        <w:rPr>
          <w:rFonts w:eastAsia="Times New Roman" w:asciiTheme="minorHAnsi" w:hAnsiTheme="minorHAnsi"/>
          <w:lang w:val="en-US"/>
        </w:rPr>
        <w:fldChar w:fldCharType="begin"/>
      </w:r>
      <w:r>
        <w:rPr>
          <w:rFonts w:eastAsia="Times New Roman" w:asciiTheme="minorHAnsi" w:hAnsiTheme="minorHAnsi"/>
          <w:lang w:val="en-US"/>
        </w:rPr>
        <w:instrText xml:space="preserve"> ADDIN ZOTERO_ITEM CSL_CITATION {"citationID":"EqExknDG","properties":{"formattedCitation":"(Babak {\\i{}et al.}, 2008)","plainCitation":"(Babak et al., 2008)","noteIndex":0},"citationItems":[{"id":310,"uris":["http://zotero.org/users/local/3edLQjOs/items/CHAMEPYJ"],"uri":["http://zotero.org/users/local/3edLQjOs/items/CHAMEPYJ"],"itemData":{"id":310,"type":"article-journal","title":"Global survey of genomic imprinting by transcriptome sequencing","container-title":"Current biology: CB","page":"1735-1741","volume":"18","issue":"22","source":"PubMed","abstract":"Genomic imprinting restricts gene expression to a paternal or maternal allele. To date, approximately 90 imprinted transcripts have been identified in mouse, of which the majority were detected after intense interrogation of clusters of imprinted genes identified by phenotype-driven assays in mice with uniparental disomies [1]. Here we use selective priming and parallel sequencing to measure allelic bias in whole transcriptomes. By distinguishing parent-of-origin bias from strain-specific bias in embryos derived from a reciprocal cross of mice, we constructed a genome-wide map of imprinted transcription. This map was able to objectively locate over 80% of known imprinted loci and allowed the detection and confirmation of six novel imprinted genes. Even in the intensely studied embryonic day 9.5 developmental stage that we analyzed, more than half of all imprinted single-nucleotide polymorphisms did not overlap previously discovered imprinted transcripts; a large fraction of these represent novel noncoding RNAs within known imprinted loci. For example, a previously unnoticed, maternally expressed antisense transcript was mapped within the Grb10 locus. This study demonstrates the feasibility of using transcriptome sequencing for mapping of imprinted gene expression in physiologically normal animals. Such an approach will allow researchers to study imprinting without restricting themselves to individual loci or specific transcripts.","DOI":"10.1016/j.cub.2008.09.044","ISSN":"0960-9822","note":"PMID: 19026546","journalAbbreviation":"Curr. Biol.","language":"eng","author":[{"family":"Babak","given":"Tomas"},{"family":"Deveale","given":"Brian"},{"family":"Armour","given":"Christopher"},{"family":"Raymond","given":"Christopher"},{"family":"Cleary","given":"Michele A."},{"family":"Kooy","given":"Derek","non-dropping-particle":"van der"},{"family":"Johnson","given":"Jason M."},{"family":"Lim","given":"Lee P."}],"issued":{"date-parts":[["2008",11,25]]}}}],"schema":"https://github.com/citation-style-language/schema/raw/master/csl-citation.json"} </w:instrText>
      </w:r>
      <w:r>
        <w:rPr>
          <w:rFonts w:eastAsia="Times New Roman" w:asciiTheme="minorHAnsi" w:hAnsiTheme="minorHAnsi"/>
          <w:lang w:val="en-US"/>
        </w:rPr>
        <w:fldChar w:fldCharType="separate"/>
      </w:r>
      <w:r>
        <w:rPr>
          <w:rFonts w:ascii="Calibri" w:hAnsi="Calibri" w:cs="Calibri"/>
          <w:szCs w:val="24"/>
          <w:lang w:val="en-US"/>
        </w:rPr>
        <w:t xml:space="preserve">(Babak </w:t>
      </w:r>
      <w:r>
        <w:rPr>
          <w:rFonts w:ascii="Calibri" w:hAnsi="Calibri" w:cs="Calibri"/>
          <w:i/>
          <w:iCs/>
          <w:szCs w:val="24"/>
          <w:lang w:val="en-US"/>
        </w:rPr>
        <w:t>et al.</w:t>
      </w:r>
      <w:r>
        <w:rPr>
          <w:rFonts w:ascii="Calibri" w:hAnsi="Calibri" w:cs="Calibri"/>
          <w:szCs w:val="24"/>
          <w:lang w:val="en-US"/>
        </w:rPr>
        <w:t>, 2008)</w:t>
      </w:r>
      <w:r>
        <w:rPr>
          <w:rFonts w:eastAsia="Times New Roman" w:asciiTheme="minorHAnsi" w:hAnsiTheme="minorHAnsi"/>
          <w:lang w:val="en-US"/>
        </w:rPr>
        <w:fldChar w:fldCharType="end"/>
      </w:r>
    </w:p>
    <w:p>
      <w:pPr>
        <w:spacing w:line="201" w:lineRule="exact"/>
        <w:jc w:val="both"/>
        <w:rPr>
          <w:rFonts w:asciiTheme="minorHAnsi" w:hAnsiTheme="minorHAnsi"/>
          <w:lang w:val="en-US"/>
        </w:rPr>
      </w:pPr>
    </w:p>
    <w:p>
      <w:pPr>
        <w:spacing w:line="248" w:lineRule="auto"/>
        <w:jc w:val="both"/>
        <w:rPr>
          <w:rFonts w:asciiTheme="minorHAnsi" w:hAnsiTheme="minorHAnsi"/>
          <w:lang w:val="en-US"/>
        </w:rPr>
      </w:pPr>
      <w:r>
        <w:rPr>
          <w:rFonts w:eastAsia="Arial" w:cs="Arial" w:asciiTheme="minorHAnsi" w:hAnsiTheme="minorHAnsi"/>
          <w:lang w:val="en-US"/>
        </w:rPr>
        <w:t xml:space="preserve">Before alignment, Babak </w:t>
      </w:r>
      <w:r>
        <w:rPr>
          <w:rFonts w:eastAsia="Arial" w:cs="Arial" w:asciiTheme="minorHAnsi" w:hAnsiTheme="minorHAnsi"/>
          <w:i/>
          <w:lang w:val="en-US"/>
        </w:rPr>
        <w:t>et al.</w:t>
      </w:r>
      <w:r>
        <w:rPr>
          <w:rFonts w:eastAsia="Arial" w:cs="Arial" w:asciiTheme="minorHAnsi" w:hAnsiTheme="minorHAnsi"/>
          <w:lang w:val="en-US"/>
        </w:rPr>
        <w:t xml:space="preserve"> masked 19.6 million C57BL/6 and CAST/EiJ SNPs, representing the union of the 2 collections, to minimize alignment biases. Reads were aligned with </w:t>
      </w:r>
      <w:r>
        <w:rPr>
          <w:rFonts w:eastAsia="Arial" w:cs="Arial" w:asciiTheme="minorHAnsi" w:hAnsiTheme="minorHAnsi"/>
          <w:highlight w:val="magenta"/>
          <w:lang w:val="en-US"/>
          <w:rPrChange w:id="15" w:author="gao" w:date="2019-01-27T18:46:39Z">
            <w:rPr>
              <w:rFonts w:eastAsia="Arial" w:cs="Arial" w:asciiTheme="minorHAnsi" w:hAnsiTheme="minorHAnsi"/>
              <w:lang w:val="en-US"/>
            </w:rPr>
          </w:rPrChange>
        </w:rPr>
        <w:t>Novoalign</w:t>
      </w:r>
      <w:r>
        <w:rPr>
          <w:rFonts w:eastAsia="Arial" w:cs="Arial" w:asciiTheme="minorHAnsi" w:hAnsiTheme="minorHAnsi"/>
          <w:lang w:val="en-US"/>
        </w:rPr>
        <w:t xml:space="preserve"> (Novocraft) against gene models, all possible splice junctions representing up to two exon-skipping events, and the MGSCv37-mm9 mouse genome.</w:t>
      </w:r>
    </w:p>
    <w:p>
      <w:pPr>
        <w:spacing w:line="297" w:lineRule="exact"/>
        <w:jc w:val="both"/>
        <w:rPr>
          <w:rFonts w:asciiTheme="minorHAnsi" w:hAnsiTheme="minorHAnsi"/>
          <w:lang w:val="en-US"/>
        </w:rPr>
      </w:pPr>
    </w:p>
    <w:p>
      <w:pPr>
        <w:pStyle w:val="13"/>
        <w:numPr>
          <w:ilvl w:val="2"/>
          <w:numId w:val="1"/>
        </w:numPr>
        <w:tabs>
          <w:tab w:val="left" w:pos="1660"/>
        </w:tabs>
        <w:jc w:val="both"/>
        <w:rPr>
          <w:rFonts w:asciiTheme="minorHAnsi" w:hAnsiTheme="minorHAnsi"/>
        </w:rPr>
      </w:pPr>
      <w:r>
        <w:rPr>
          <w:rFonts w:eastAsia="Times New Roman" w:asciiTheme="minorHAnsi" w:hAnsiTheme="minorHAnsi"/>
        </w:rPr>
        <w:t xml:space="preserve">DeVeale dataset </w:t>
      </w:r>
      <w:r>
        <w:rPr>
          <w:rFonts w:eastAsia="Times New Roman" w:asciiTheme="minorHAnsi" w:hAnsiTheme="minorHAnsi"/>
          <w:lang w:val="en-US"/>
        </w:rPr>
        <w:fldChar w:fldCharType="begin"/>
      </w:r>
      <w:r>
        <w:rPr>
          <w:rFonts w:eastAsia="Times New Roman" w:asciiTheme="minorHAnsi" w:hAnsiTheme="minorHAnsi"/>
        </w:rPr>
        <w:instrText xml:space="preserve"> ADDIN ZOTERO_ITEM CSL_CITATION {"citationID":"njALDhKE","properties":{"formattedCitation":"(DeVeale {\\i{}et al.}, 2012)","plainCitation":"(DeVeale et al., 2012)","noteIndex":0},"citationItems":[{"id":308,"uris":["http://zotero.org/users/local/3edLQjOs/items/WKT8TCSF"],"uri":["http://zotero.org/users/local/3edLQjOs/items/WKT8TCSF"],"itemData":{"id":308,"type":"article-journal","title":"Critical evaluation of imprinted gene expression by RNA-Seq: a new perspective","container-title":"PLoS genetics","page":"e1002600","volume":"8","issue":"3","source":"PubMed","abstract":"In contrast to existing estimates of approximately 200 murine imprinted genes, recent work based on transcriptome sequencing uncovered parent-of-origin allelic effects at more than 1,300 loci in the developing brain and two adult brain regions, including hundreds present in only males or females. Our independent replication of the embryonic brain stage, where the majority of novel imprinted genes were discovered and the majority of previously known imprinted genes confirmed, resulted in only 12.9% concordance among the novel imprinted loci. Further analysis and pyrosequencing-based validation revealed that the vast majority of the novel reported imprinted loci are false-positives explained by technical and biological variation of the experimental approach. We show that allele-specific expression (ASE) measured with RNA-Seq is not accurately modeled with statistical methods that assume random independent sampling and that systematic error must be accounted for to enable accurate identification of imprinted expression. Application of a robust approach that accounts for these effects revealed 50 candidate genes where allelic bias was predicted to be parent-of-origin-dependent. However, 11 independent validation attempts through a range of allelic expression biases confirmed only 6 of these novel cases. The results emphasize the importance of independent validation and suggest that the number of imprinted genes is much closer to the initial estimates.","DOI":"10.1371/journal.pgen.1002600","ISSN":"1553-7404","note":"PMID: 22479196\nPMCID: PMC3315459","shortTitle":"Critical evaluation of imprinted gene expression by RNA-Seq","journalAbbreviation":"PLoS Genet.","language":"eng","author":[{"family":"DeVeale","given":"Brian"},{"family":"Kooy","given":"Derek","non-dropping-particle":"van der"},{"family":"Babak","given":"Tomas"}],"issued":{"date-parts":[["2012"]]}}}],"schema":"https://github.com/citation-style-language/schema/raw/master/csl-citation.json"} </w:instrText>
      </w:r>
      <w:r>
        <w:rPr>
          <w:rFonts w:eastAsia="Times New Roman" w:asciiTheme="minorHAnsi" w:hAnsiTheme="minorHAnsi"/>
          <w:lang w:val="en-US"/>
        </w:rPr>
        <w:fldChar w:fldCharType="separate"/>
      </w:r>
      <w:r>
        <w:rPr>
          <w:rFonts w:ascii="Calibri" w:hAnsi="Calibri" w:cs="Calibri"/>
          <w:szCs w:val="24"/>
        </w:rPr>
        <w:t xml:space="preserve">(DeVeale </w:t>
      </w:r>
      <w:r>
        <w:rPr>
          <w:rFonts w:ascii="Calibri" w:hAnsi="Calibri" w:cs="Calibri"/>
          <w:i/>
          <w:iCs/>
          <w:szCs w:val="24"/>
        </w:rPr>
        <w:t>et al.</w:t>
      </w:r>
      <w:r>
        <w:rPr>
          <w:rFonts w:ascii="Calibri" w:hAnsi="Calibri" w:cs="Calibri"/>
          <w:szCs w:val="24"/>
        </w:rPr>
        <w:t>, 2012)</w:t>
      </w:r>
      <w:r>
        <w:rPr>
          <w:rFonts w:eastAsia="Times New Roman" w:asciiTheme="minorHAnsi" w:hAnsiTheme="minorHAnsi"/>
          <w:lang w:val="en-US"/>
        </w:rPr>
        <w:fldChar w:fldCharType="end"/>
      </w:r>
    </w:p>
    <w:p>
      <w:pPr>
        <w:spacing w:line="166" w:lineRule="exact"/>
        <w:jc w:val="both"/>
        <w:rPr>
          <w:rFonts w:asciiTheme="minorHAnsi" w:hAnsiTheme="minorHAnsi"/>
        </w:rPr>
      </w:pPr>
    </w:p>
    <w:p>
      <w:pPr>
        <w:jc w:val="both"/>
        <w:rPr>
          <w:rFonts w:asciiTheme="minorHAnsi" w:hAnsiTheme="minorHAnsi"/>
          <w:lang w:val="en-US"/>
        </w:rPr>
      </w:pPr>
      <w:r>
        <w:rPr>
          <w:rFonts w:eastAsia="Arial" w:cs="Arial" w:asciiTheme="minorHAnsi" w:hAnsiTheme="minorHAnsi"/>
          <w:lang w:val="en-US"/>
        </w:rPr>
        <w:t>Same as Babak dataset.</w:t>
      </w:r>
    </w:p>
    <w:p>
      <w:pPr>
        <w:spacing w:line="301" w:lineRule="exact"/>
        <w:jc w:val="both"/>
        <w:rPr>
          <w:rFonts w:asciiTheme="minorHAnsi" w:hAnsiTheme="minorHAnsi"/>
          <w:lang w:val="en-US"/>
        </w:rPr>
      </w:pPr>
    </w:p>
    <w:p>
      <w:pPr>
        <w:pStyle w:val="13"/>
        <w:numPr>
          <w:ilvl w:val="2"/>
          <w:numId w:val="1"/>
        </w:numPr>
        <w:tabs>
          <w:tab w:val="left" w:pos="1660"/>
        </w:tabs>
        <w:jc w:val="both"/>
        <w:rPr>
          <w:rFonts w:asciiTheme="minorHAnsi" w:hAnsiTheme="minorHAnsi"/>
          <w:lang w:val="en-US"/>
        </w:rPr>
      </w:pPr>
      <w:r>
        <w:rPr>
          <w:rFonts w:eastAsia="Times New Roman" w:asciiTheme="minorHAnsi" w:hAnsiTheme="minorHAnsi"/>
          <w:lang w:val="en-US"/>
        </w:rPr>
        <w:t xml:space="preserve">Lorenc dataset </w:t>
      </w:r>
      <w:r>
        <w:rPr>
          <w:rFonts w:eastAsia="Times New Roman" w:asciiTheme="minorHAnsi" w:hAnsiTheme="minorHAnsi"/>
          <w:lang w:val="en-US"/>
        </w:rPr>
        <w:fldChar w:fldCharType="begin"/>
      </w:r>
      <w:r>
        <w:rPr>
          <w:rFonts w:eastAsia="Times New Roman" w:asciiTheme="minorHAnsi" w:hAnsiTheme="minorHAnsi"/>
          <w:lang w:val="en-US"/>
        </w:rPr>
        <w:instrText xml:space="preserve"> ADDIN ZOTERO_ITEM CSL_CITATION {"citationID":"TKNF7ibN","properties":{"formattedCitation":"(Lorenc {\\i{}et al.}, 2014)","plainCitation":"(Lorenc et al., 2014)","noteIndex":0},"citationItems":[{"id":472,"uris":["http://zotero.org/users/local/3edLQjOs/items/2J2TENW3"],"uri":["http://zotero.org/users/local/3edLQjOs/items/2J2TENW3"],"itemData":{"id":472,"type":"article-journal","title":"Genetic differentiation of hypothalamus parentally biased transcripts in populations of the house mouse implicate the Prader-Willi syndrome imprinted region as a possible source of behavioral divergence","container-title":"Molecular Biology and Evolution","page":"3240-3249","volume":"31","issue":"12","source":"PubMed","abstract":"Parentally biased expression of transcripts (genomic imprinting) in adult tissues, including the brain, can influence and possibly drive the evolution of behavioral traits. We have previously found that paternally determined cues are involved in population-specific mate choice decisions between two populations of the Western house mouse (Mus musculus domesticus). Here, we ask whether this could be mediated by genomically imprinted transcripts that are subject to fast differentiation between these populations. We focus on three organs that are of special relevance for mate choice and behavior: The vomeronasal organ (VNO), the hypothalamus, and the liver. To first identify candidate transcripts at a genome-wide scale, we used reciprocal crosses between M. m. domesticus and M. m. musculus inbred strains and RNA sequencing of the respective tissues. Using a false discovery cutoff derived from mock reciprocal cross comparisons, we find a total of 66 imprinted transcripts, 13 of which have previously not been described as imprinted. The largest number of imprinted transcripts were found in the hypothalamus; fewer were found in the VNO, and the least were found in the liver. To assess molecular differentiation and imprinting in the wild-derived M. m. domesticus populations, we sequenced the RNA of the hypothalamus from individuals of these populations. This confirmed the presence of the above identified transcripts also in wild populations and allowed us to search for those that show a high genetic differentiation between these populations. Our results identify the Ube3a-Snrpn imprinted region on chromosome 7 as a region that encompasses the largest number of previously not described transcripts with paternal expression bias, several of which are at the same time highly differentiated. For four of these, we confirmed their imprinting status via single nucleotide polymorphism-specific pyrosequencing assays with RNA from reciprocal crosses. In addition, we find the paternally expressed Peg13 transcript within the Trappc9 gene region on chromosome 15 to be highly differentiated. Interestingly, both regions have been implicated in Prader-Willi nervous system disorder phenotypes in humans. We suggest that these genomically imprinted regions are candidates for influencing the population-specific mate-choice in mice.","DOI":"10.1093/molbev/msu257","ISSN":"1537-1719","note":"PMID: 25172960\nPMCID: PMC4245819","journalAbbreviation":"Mol. Biol. Evol.","language":"eng","author":[{"family":"Lorenc","given":"Anna"},{"family":"Linnenbrink","given":"Miriam"},{"family":"Montero","given":"Inka"},{"family":"Schilhabel","given":"Markus B."},{"family":"Tautz","given":"Diethard"}],"issued":{"date-parts":[["2014",12]]}}}],"schema":"https://github.com/citation-style-language/schema/raw/master/csl-citation.json"} </w:instrText>
      </w:r>
      <w:r>
        <w:rPr>
          <w:rFonts w:eastAsia="Times New Roman" w:asciiTheme="minorHAnsi" w:hAnsiTheme="minorHAnsi"/>
          <w:lang w:val="en-US"/>
        </w:rPr>
        <w:fldChar w:fldCharType="separate"/>
      </w:r>
      <w:r>
        <w:rPr>
          <w:rFonts w:ascii="Calibri" w:hAnsi="Calibri" w:cs="Calibri"/>
          <w:szCs w:val="24"/>
        </w:rPr>
        <w:t xml:space="preserve">(Lorenc </w:t>
      </w:r>
      <w:r>
        <w:rPr>
          <w:rFonts w:ascii="Calibri" w:hAnsi="Calibri" w:cs="Calibri"/>
          <w:i/>
          <w:iCs/>
          <w:szCs w:val="24"/>
        </w:rPr>
        <w:t>et al.</w:t>
      </w:r>
      <w:r>
        <w:rPr>
          <w:rFonts w:ascii="Calibri" w:hAnsi="Calibri" w:cs="Calibri"/>
          <w:szCs w:val="24"/>
        </w:rPr>
        <w:t>, 2014)</w:t>
      </w:r>
      <w:r>
        <w:rPr>
          <w:rFonts w:eastAsia="Times New Roman" w:asciiTheme="minorHAnsi" w:hAnsiTheme="minorHAnsi"/>
          <w:lang w:val="en-US"/>
        </w:rPr>
        <w:fldChar w:fldCharType="end"/>
      </w:r>
      <w:ins w:id="16" w:author="gao" w:date="2019-01-27T18:47:07Z">
        <w:r>
          <w:rPr>
            <w:rFonts w:eastAsia="Times New Roman" w:asciiTheme="minorHAnsi" w:hAnsiTheme="minorHAnsi"/>
          </w:rPr>
          <w:t xml:space="preserve"> </w:t>
        </w:r>
      </w:ins>
      <w:ins w:id="17" w:author="gao" w:date="2019-01-27T18:47:10Z">
        <w:r>
          <w:rPr>
            <w:rFonts w:eastAsia="Times New Roman" w:asciiTheme="minorHAnsi" w:hAnsiTheme="minorHAnsi"/>
          </w:rPr>
          <w:t>(</w:t>
        </w:r>
      </w:ins>
      <w:ins w:id="18" w:author="gao" w:date="2019-01-27T18:47:12Z">
        <w:r>
          <w:rPr>
            <w:rFonts w:eastAsia="Times New Roman" w:asciiTheme="minorHAnsi" w:hAnsiTheme="minorHAnsi"/>
          </w:rPr>
          <w:t>m</w:t>
        </w:r>
      </w:ins>
      <w:ins w:id="19" w:author="gao" w:date="2019-01-27T18:47:13Z">
        <w:r>
          <w:rPr>
            <w:rFonts w:eastAsia="Times New Roman" w:asciiTheme="minorHAnsi" w:hAnsiTheme="minorHAnsi"/>
          </w:rPr>
          <w:t>a</w:t>
        </w:r>
      </w:ins>
      <w:ins w:id="20" w:author="gao" w:date="2019-01-27T18:47:14Z">
        <w:r>
          <w:rPr>
            <w:rFonts w:eastAsia="Times New Roman" w:asciiTheme="minorHAnsi" w:hAnsiTheme="minorHAnsi"/>
          </w:rPr>
          <w:t>ppmi</w:t>
        </w:r>
      </w:ins>
      <w:ins w:id="21" w:author="gao" w:date="2019-01-27T18:47:15Z">
        <w:r>
          <w:rPr>
            <w:rFonts w:eastAsia="Times New Roman" w:asciiTheme="minorHAnsi" w:hAnsiTheme="minorHAnsi"/>
          </w:rPr>
          <w:t>ng</w:t>
        </w:r>
      </w:ins>
      <w:ins w:id="22" w:author="gao" w:date="2019-01-27T18:47:16Z">
        <w:r>
          <w:rPr>
            <w:rFonts w:eastAsia="Times New Roman" w:asciiTheme="minorHAnsi" w:hAnsiTheme="minorHAnsi"/>
          </w:rPr>
          <w:t xml:space="preserve"> to</w:t>
        </w:r>
      </w:ins>
      <w:ins w:id="23" w:author="gao" w:date="2019-01-27T18:47:17Z">
        <w:r>
          <w:rPr>
            <w:rFonts w:eastAsia="Times New Roman" w:asciiTheme="minorHAnsi" w:hAnsiTheme="minorHAnsi"/>
          </w:rPr>
          <w:t>ol</w:t>
        </w:r>
      </w:ins>
      <w:ins w:id="24" w:author="gao" w:date="2019-01-27T18:47:18Z">
        <w:r>
          <w:rPr>
            <w:rFonts w:eastAsia="Times New Roman" w:asciiTheme="minorHAnsi" w:hAnsiTheme="minorHAnsi"/>
          </w:rPr>
          <w:t>s?</w:t>
        </w:r>
      </w:ins>
      <w:ins w:id="25" w:author="gao" w:date="2019-01-27T18:47:08Z">
        <w:r>
          <w:rPr>
            <w:rFonts w:eastAsia="Times New Roman" w:asciiTheme="minorHAnsi" w:hAnsiTheme="minorHAnsi"/>
          </w:rPr>
          <w:t>)</w:t>
        </w:r>
      </w:ins>
    </w:p>
    <w:p>
      <w:pPr>
        <w:spacing w:line="201" w:lineRule="exact"/>
        <w:jc w:val="both"/>
        <w:rPr>
          <w:rFonts w:asciiTheme="minorHAnsi" w:hAnsiTheme="minorHAnsi"/>
          <w:lang w:val="en-US"/>
        </w:rPr>
      </w:pPr>
    </w:p>
    <w:p>
      <w:pPr>
        <w:spacing w:line="251" w:lineRule="auto"/>
        <w:jc w:val="both"/>
        <w:rPr>
          <w:rFonts w:asciiTheme="minorHAnsi" w:hAnsiTheme="minorHAnsi"/>
          <w:lang w:val="en-US"/>
        </w:rPr>
      </w:pPr>
      <w:r>
        <w:rPr>
          <w:rFonts w:eastAsia="Arial" w:cs="Arial" w:asciiTheme="minorHAnsi" w:hAnsiTheme="minorHAnsi"/>
          <w:lang w:val="en-US"/>
        </w:rPr>
        <w:t xml:space="preserve">To minimize alignment bias, Lorenc </w:t>
      </w:r>
      <w:r>
        <w:rPr>
          <w:rFonts w:eastAsia="Arial" w:cs="Arial" w:asciiTheme="minorHAnsi" w:hAnsiTheme="minorHAnsi"/>
          <w:i/>
          <w:lang w:val="en-US"/>
        </w:rPr>
        <w:t>et al.</w:t>
      </w:r>
      <w:r>
        <w:rPr>
          <w:rFonts w:eastAsia="Arial" w:cs="Arial" w:asciiTheme="minorHAnsi" w:hAnsiTheme="minorHAnsi"/>
          <w:lang w:val="en-US"/>
        </w:rPr>
        <w:t xml:space="preserve"> constructed 2 strain-specific genomes </w:t>
      </w:r>
      <w:r>
        <w:rPr>
          <w:rFonts w:eastAsia="Arial" w:cs="Arial" w:asciiTheme="minorHAnsi" w:hAnsiTheme="minorHAnsi"/>
          <w:i/>
          <w:lang w:val="en-US"/>
        </w:rPr>
        <w:t>in silico</w:t>
      </w:r>
      <w:r>
        <w:rPr>
          <w:rFonts w:eastAsia="Arial" w:cs="Arial" w:asciiTheme="minorHAnsi" w:hAnsiTheme="minorHAnsi"/>
          <w:lang w:val="en-US"/>
        </w:rPr>
        <w:t xml:space="preserve"> by introducing all identified PWD or WSB SNPs into the reference genome. All raw reads from F1s were remapped to both reference genomes, and a maximum of one mismatch was allowed. If a read was mapping to different coordinates in the PWD and WSB genomes, the better quality mapping was kept. Uniquely mapping de-duplicated reads were used for quantification of allelic expression.</w:t>
      </w:r>
    </w:p>
    <w:p>
      <w:pPr>
        <w:spacing w:line="294" w:lineRule="exact"/>
        <w:jc w:val="both"/>
        <w:rPr>
          <w:rFonts w:asciiTheme="minorHAnsi" w:hAnsiTheme="minorHAnsi"/>
          <w:lang w:val="en-US"/>
        </w:rPr>
      </w:pPr>
    </w:p>
    <w:p>
      <w:pPr>
        <w:pStyle w:val="13"/>
        <w:numPr>
          <w:ilvl w:val="2"/>
          <w:numId w:val="1"/>
        </w:numPr>
        <w:tabs>
          <w:tab w:val="left" w:pos="1660"/>
        </w:tabs>
        <w:jc w:val="both"/>
        <w:rPr>
          <w:rFonts w:asciiTheme="minorHAnsi" w:hAnsiTheme="minorHAnsi"/>
          <w:lang w:val="en-US"/>
        </w:rPr>
      </w:pPr>
      <w:r>
        <w:rPr>
          <w:rFonts w:eastAsia="Times New Roman" w:asciiTheme="minorHAnsi" w:hAnsiTheme="minorHAnsi"/>
          <w:lang w:val="en-US"/>
        </w:rPr>
        <w:t xml:space="preserve">Hasin-Brumshtein dataset </w:t>
      </w:r>
      <w:r>
        <w:rPr>
          <w:rFonts w:eastAsia="Times New Roman" w:asciiTheme="minorHAnsi" w:hAnsiTheme="minorHAnsi"/>
          <w:lang w:val="en-US"/>
        </w:rPr>
        <w:fldChar w:fldCharType="begin"/>
      </w:r>
      <w:r>
        <w:rPr>
          <w:rFonts w:eastAsia="Times New Roman" w:asciiTheme="minorHAnsi" w:hAnsiTheme="minorHAnsi"/>
          <w:lang w:val="en-US"/>
        </w:rPr>
        <w:instrText xml:space="preserve"> ADDIN ZOTERO_ITEM CSL_CITATION {"citationID":"KzyQ3I1Z","properties":{"formattedCitation":"(Hasin-Brumshtein {\\i{}et al.}, 2014)","plainCitation":"(Hasin-Brumshtein et al., 2014)","noteIndex":0},"citationItems":[{"id":538,"uris":["http://zotero.org/users/local/3edLQjOs/items/LQ9VKI8B"],"uri":["http://zotero.org/users/local/3edLQjOs/items/LQ9VKI8B"],"itemData":{"id":538,"type":"article-journal","title":"Allele-specific expression and eQTL analysis in mouse adipose tissue","container-title":"BMC genomics","page":"471","volume":"15","source":"PubMed","abstract":"BACKGROUND: The simplest definition of cis-eQTLs versus trans, refers to genetic variants that affect expression in an allele specific manner, with implications on underlying mechanism. Yet, due to technical limitations of expression microarrays, the vast majority of eQTL studies performed in the last decade used a genomic distance based definition as a surrogate for cis, therefore exploring local rather than cis-eQTLs.\nRESULTS: In this study we use RNAseq to explore allele specific expression (ASE) in adipose tissue of male and female F1 mice, produced from reciprocal crosses of C57BL/6J and DBA/2J strains. Comparison of the identified cis-eQTLs, to local-eQTLs, that were obtained from adipose tissue expression in two previous population based studies in our laboratory, yields poor overlap between the two mapping approaches, while both local-eQTL studies show highly concordant results. Specifically, local-eQTL studies show ~60% overlap between themselves, while only 15-20% of local-eQTLs are identified as cis by ASE, and less than 50% of ASE genes are recovered in local-eQTL studies. Utilizing recently published ENCODE data, we also find that ASE genes show significant bias for SNPs prevalence in DNase I hypersensitive sites that is ASE direction specific.\nCONCLUSIONS: We suggest a new approach to analysis of allele specific expression that is more sensitive and accurate than the commonly used fisher or chi-square statistics. Our analysis indicates that technical differences between the cis and local-eQTL approaches, such as differences in genomic background or sex specificity, account for relatively small fraction of the discrepancy. Therefore, we suggest that the differences between two eQTL mapping approaches may facilitate sorting of SNP-eQTL interactions into true cis and trans, and that a considerable portion of local-eQTL may actually represent trans interactions.","DOI":"10.1186/1471-2164-15-471","ISSN":"1471-2164","note":"PMID: 24927774\nPMCID: PMC4089026","journalAbbreviation":"BMC Genomics","language":"eng","author":[{"family":"Hasin-Brumshtein","given":"Yehudit"},{"family":"Hormozdiari","given":"Farhad"},{"family":"Martin","given":"Lisa"},{"family":"Nas","given":"Atila","non-dropping-particle":"van"},{"family":"Eskin","given":"Eleazar"},{"family":"Lusis","given":"Aldons J."},{"family":"Drake","given":"Thomas A."}],"issued":{"date-parts":[["2014",6,13]]}}}],"schema":"https://github.com/citation-style-language/schema/raw/master/csl-citation.json"} </w:instrText>
      </w:r>
      <w:r>
        <w:rPr>
          <w:rFonts w:eastAsia="Times New Roman" w:asciiTheme="minorHAnsi" w:hAnsiTheme="minorHAnsi"/>
          <w:lang w:val="en-US"/>
        </w:rPr>
        <w:fldChar w:fldCharType="separate"/>
      </w:r>
      <w:r>
        <w:rPr>
          <w:rFonts w:ascii="Calibri" w:hAnsi="Calibri" w:cs="Calibri"/>
          <w:szCs w:val="24"/>
          <w:lang w:val="en-US"/>
        </w:rPr>
        <w:t xml:space="preserve">(Hasin-Brumshtein </w:t>
      </w:r>
      <w:r>
        <w:rPr>
          <w:rFonts w:ascii="Calibri" w:hAnsi="Calibri" w:cs="Calibri"/>
          <w:i/>
          <w:iCs/>
          <w:szCs w:val="24"/>
          <w:lang w:val="en-US"/>
        </w:rPr>
        <w:t>et al.</w:t>
      </w:r>
      <w:r>
        <w:rPr>
          <w:rFonts w:ascii="Calibri" w:hAnsi="Calibri" w:cs="Calibri"/>
          <w:szCs w:val="24"/>
          <w:lang w:val="en-US"/>
        </w:rPr>
        <w:t>, 2014)</w:t>
      </w:r>
      <w:r>
        <w:rPr>
          <w:rFonts w:eastAsia="Times New Roman" w:asciiTheme="minorHAnsi" w:hAnsiTheme="minorHAnsi"/>
          <w:lang w:val="en-US"/>
        </w:rPr>
        <w:fldChar w:fldCharType="end"/>
      </w:r>
    </w:p>
    <w:p>
      <w:pPr>
        <w:spacing w:line="199" w:lineRule="exact"/>
        <w:jc w:val="both"/>
        <w:rPr>
          <w:rFonts w:asciiTheme="minorHAnsi" w:hAnsiTheme="minorHAnsi"/>
          <w:lang w:val="en-US"/>
        </w:rPr>
      </w:pPr>
    </w:p>
    <w:p>
      <w:pPr>
        <w:jc w:val="both"/>
        <w:rPr>
          <w:rFonts w:asciiTheme="minorHAnsi" w:hAnsiTheme="minorHAnsi"/>
          <w:lang w:val="en-US"/>
        </w:rPr>
      </w:pPr>
      <w:r>
        <w:rPr>
          <w:rFonts w:eastAsia="Arial" w:cs="Arial" w:asciiTheme="minorHAnsi" w:hAnsiTheme="minorHAnsi"/>
          <w:lang w:val="en-US"/>
        </w:rPr>
        <w:t>To help address alignment bias, all known D variants were masked to N in the reference genome. This procedure reduced the bias by 2.3 fold, mostly affecting the B specific counts.</w:t>
      </w:r>
    </w:p>
    <w:p>
      <w:pPr>
        <w:spacing w:line="305" w:lineRule="exact"/>
        <w:jc w:val="both"/>
        <w:rPr>
          <w:rFonts w:asciiTheme="minorHAnsi" w:hAnsiTheme="minorHAnsi"/>
          <w:lang w:val="en-US"/>
        </w:rPr>
      </w:pPr>
    </w:p>
    <w:p>
      <w:pPr>
        <w:pStyle w:val="13"/>
        <w:numPr>
          <w:ilvl w:val="2"/>
          <w:numId w:val="1"/>
        </w:numPr>
        <w:tabs>
          <w:tab w:val="left" w:pos="1660"/>
        </w:tabs>
        <w:jc w:val="both"/>
        <w:rPr>
          <w:rFonts w:asciiTheme="minorHAnsi" w:hAnsiTheme="minorHAnsi"/>
        </w:rPr>
      </w:pPr>
      <w:r>
        <w:rPr>
          <w:rFonts w:eastAsia="Times New Roman" w:asciiTheme="minorHAnsi" w:hAnsiTheme="minorHAnsi"/>
        </w:rPr>
        <w:t xml:space="preserve">Bonthuis dataset </w:t>
      </w:r>
      <w:r>
        <w:rPr>
          <w:rFonts w:eastAsia="Times New Roman" w:asciiTheme="minorHAnsi" w:hAnsiTheme="minorHAnsi"/>
          <w:lang w:val="en-US"/>
        </w:rPr>
        <w:fldChar w:fldCharType="begin"/>
      </w:r>
      <w:r>
        <w:rPr>
          <w:rFonts w:eastAsia="Times New Roman" w:asciiTheme="minorHAnsi" w:hAnsiTheme="minorHAnsi"/>
        </w:rPr>
        <w:instrText xml:space="preserve"> ADDIN ZOTERO_ITEM CSL_CITATION {"citationID":"bIAOl8cs","properties":{"formattedCitation":"(Bonthuis {\\i{}et al.}, 2015)","plainCitation":"(Bonthuis et al., 2015)","noteIndex":0},"citationItems":[{"id":318,"uris":["http://zotero.org/users/local/3edLQjOs/items/Q6JQCUQR"],"uri":["http://zotero.org/users/local/3edLQjOs/items/Q6JQCUQR"],"itemData":{"id":318,"type":"article-journal","title":"Noncanonical Genomic Imprinting Effects in Offspring","container-title":"Cell Reports","page":"979-991","volume":"12","issue":"6","source":"PubMed","abstract":"Here, we describe an RNA-sequencing (RNA-seq)-based approach that accurately detects even modest maternal or paternal allele expression biases at the tissue level, which we call noncanonical genomic imprinting effects. We profile imprinting in the arcuate nucleus (ARN) and dorsal raphe nucleus of the female mouse brain as well as skeletal muscle (mesodermal) and liver (endodermal). Our study uncovers hundreds of noncanonical autosomal and X-linked imprinting effects. Noncanonical imprinting is highly tissue-specific and enriched in the ARN, but rare in the liver. These effects are reproducible across different genetic backgrounds and associated with allele-specific chromatin. Using in situ hybridization for nascent RNAs, we discover that autosomal noncanonical imprinted genes with a tissue-level allele bias exhibit allele-specific expression effects in subpopulations of neurons in the brain in vivo. We define noncanonical imprinted genes that regulate monoamine signaling and determine that these effects influence the impact of inherited mutations on offspring behavior.","DOI":"10.1016/j.celrep.2015.07.017","ISSN":"2211-1247","note":"PMID: 26235621","journalAbbreviation":"Cell Rep","language":"eng","author":[{"family":"Bonthuis","given":"Paul J."},{"family":"Huang","given":"Wei-Chao"},{"family":"Stacher Hörndli","given":"Cornelia N."},{"family":"Ferris","given":"Elliott"},{"family":"Cheng","given":"Tong"},{"family":"Gregg","given":"Christopher"}],"issued":{"date-parts":[["2015",8,11]]}}}],"schema":"https://github.com/citation-style-language/schema/raw/master/csl-citation.json"} </w:instrText>
      </w:r>
      <w:r>
        <w:rPr>
          <w:rFonts w:eastAsia="Times New Roman" w:asciiTheme="minorHAnsi" w:hAnsiTheme="minorHAnsi"/>
          <w:lang w:val="en-US"/>
        </w:rPr>
        <w:fldChar w:fldCharType="separate"/>
      </w:r>
      <w:r>
        <w:rPr>
          <w:rFonts w:ascii="Calibri" w:hAnsi="Calibri" w:cs="Calibri"/>
          <w:szCs w:val="24"/>
        </w:rPr>
        <w:t xml:space="preserve">(Bonthuis </w:t>
      </w:r>
      <w:r>
        <w:rPr>
          <w:rFonts w:ascii="Calibri" w:hAnsi="Calibri" w:cs="Calibri"/>
          <w:i/>
          <w:iCs/>
          <w:szCs w:val="24"/>
        </w:rPr>
        <w:t>et al.</w:t>
      </w:r>
      <w:r>
        <w:rPr>
          <w:rFonts w:ascii="Calibri" w:hAnsi="Calibri" w:cs="Calibri"/>
          <w:szCs w:val="24"/>
        </w:rPr>
        <w:t>, 2015)</w:t>
      </w:r>
      <w:r>
        <w:rPr>
          <w:rFonts w:eastAsia="Times New Roman" w:asciiTheme="minorHAnsi" w:hAnsiTheme="minorHAnsi"/>
          <w:lang w:val="en-US"/>
        </w:rPr>
        <w:fldChar w:fldCharType="end"/>
      </w:r>
    </w:p>
    <w:p>
      <w:pPr>
        <w:spacing w:line="199" w:lineRule="exact"/>
        <w:jc w:val="both"/>
        <w:rPr>
          <w:rFonts w:asciiTheme="minorHAnsi" w:hAnsiTheme="minorHAnsi"/>
        </w:rPr>
      </w:pPr>
    </w:p>
    <w:p>
      <w:pPr>
        <w:spacing w:line="257" w:lineRule="auto"/>
        <w:jc w:val="both"/>
        <w:rPr>
          <w:rFonts w:asciiTheme="minorHAnsi" w:hAnsiTheme="minorHAnsi"/>
          <w:lang w:val="en-US"/>
        </w:rPr>
      </w:pPr>
      <w:r>
        <w:rPr>
          <w:rFonts w:eastAsia="Arial" w:cs="Arial" w:asciiTheme="minorHAnsi" w:hAnsiTheme="minorHAnsi"/>
          <w:lang w:val="en-US"/>
        </w:rPr>
        <w:t xml:space="preserve">To reduce alignment bias, Bonthuis </w:t>
      </w:r>
      <w:r>
        <w:rPr>
          <w:rFonts w:eastAsia="Arial" w:cs="Arial" w:asciiTheme="minorHAnsi" w:hAnsiTheme="minorHAnsi"/>
          <w:i/>
          <w:lang w:val="en-US"/>
        </w:rPr>
        <w:t>et al.</w:t>
      </w:r>
      <w:r>
        <w:rPr>
          <w:rFonts w:eastAsia="Arial" w:cs="Arial" w:asciiTheme="minorHAnsi" w:hAnsiTheme="minorHAnsi"/>
          <w:lang w:val="en-US"/>
        </w:rPr>
        <w:t xml:space="preserve"> used </w:t>
      </w:r>
      <w:r>
        <w:rPr>
          <w:rFonts w:eastAsia="Arial" w:cs="Arial" w:asciiTheme="minorHAnsi" w:hAnsiTheme="minorHAnsi"/>
          <w:highlight w:val="magenta"/>
          <w:lang w:val="en-US"/>
          <w:rPrChange w:id="26" w:author="gao" w:date="2019-01-27T18:47:36Z">
            <w:rPr>
              <w:rFonts w:eastAsia="Arial" w:cs="Arial" w:asciiTheme="minorHAnsi" w:hAnsiTheme="minorHAnsi"/>
              <w:lang w:val="en-US"/>
            </w:rPr>
          </w:rPrChange>
        </w:rPr>
        <w:t>Novoalign</w:t>
      </w:r>
      <w:r>
        <w:rPr>
          <w:rFonts w:eastAsia="Arial" w:cs="Arial" w:asciiTheme="minorHAnsi" w:hAnsiTheme="minorHAnsi"/>
          <w:lang w:val="en-US"/>
        </w:rPr>
        <w:t>, which allows for the incorporation of IUPAC base codes at polymorphic sites in the reference genome sequence. This alignment strategy improved the sensitivity to detect imprinting effects by 11% compared to aligning to the MGSCv37-mm9 reference genome sequence.</w:t>
      </w:r>
    </w:p>
    <w:p>
      <w:pPr>
        <w:spacing w:line="200" w:lineRule="exact"/>
        <w:jc w:val="both"/>
        <w:rPr>
          <w:rFonts w:asciiTheme="minorHAnsi" w:hAnsiTheme="minorHAnsi"/>
          <w:lang w:val="en-US"/>
        </w:rPr>
      </w:pPr>
    </w:p>
    <w:p>
      <w:pPr>
        <w:spacing w:line="233" w:lineRule="exact"/>
        <w:jc w:val="both"/>
        <w:rPr>
          <w:rFonts w:asciiTheme="minorHAnsi" w:hAnsiTheme="minorHAnsi"/>
          <w:lang w:val="en-US"/>
        </w:rPr>
      </w:pPr>
    </w:p>
    <w:p>
      <w:pPr>
        <w:spacing w:line="233" w:lineRule="exact"/>
        <w:jc w:val="both"/>
        <w:rPr>
          <w:rFonts w:asciiTheme="minorHAnsi" w:hAnsiTheme="minorHAnsi"/>
          <w:lang w:val="en-US"/>
        </w:rPr>
      </w:pPr>
    </w:p>
    <w:p>
      <w:pPr>
        <w:pStyle w:val="13"/>
        <w:numPr>
          <w:ilvl w:val="1"/>
          <w:numId w:val="1"/>
        </w:numPr>
        <w:tabs>
          <w:tab w:val="left" w:pos="1560"/>
        </w:tabs>
        <w:jc w:val="both"/>
        <w:rPr>
          <w:rFonts w:eastAsia="Times New Roman" w:asciiTheme="minorHAnsi" w:hAnsiTheme="minorHAnsi"/>
          <w:b/>
          <w:sz w:val="28"/>
          <w:lang w:val="en-US"/>
        </w:rPr>
      </w:pPr>
      <w:r>
        <w:rPr>
          <w:rFonts w:eastAsia="Times New Roman" w:asciiTheme="minorHAnsi" w:hAnsiTheme="minorHAnsi"/>
          <w:b/>
          <w:sz w:val="28"/>
          <w:lang w:val="en-US"/>
        </w:rPr>
        <w:t>Finding the set of searchable, mouse strain-specific genes in AI studies</w:t>
      </w:r>
      <w:ins w:id="27" w:author="gao" w:date="2019-01-27T18:49:40Z">
        <w:r>
          <w:rPr>
            <w:rFonts w:eastAsia="Times New Roman" w:asciiTheme="minorHAnsi" w:hAnsiTheme="minorHAnsi"/>
            <w:b/>
            <w:sz w:val="28"/>
          </w:rPr>
          <w:t xml:space="preserve"> </w:t>
        </w:r>
      </w:ins>
      <w:ins w:id="28" w:author="gao" w:date="2019-01-27T18:49:41Z">
        <w:r>
          <w:rPr>
            <w:rFonts w:eastAsia="Times New Roman" w:asciiTheme="minorHAnsi" w:hAnsiTheme="minorHAnsi"/>
            <w:b/>
            <w:sz w:val="28"/>
          </w:rPr>
          <w:t>(</w:t>
        </w:r>
      </w:ins>
      <w:ins w:id="29" w:author="gao" w:date="2019-01-27T18:49:42Z">
        <w:r>
          <w:rPr>
            <w:rFonts w:eastAsia="Times New Roman" w:asciiTheme="minorHAnsi" w:hAnsiTheme="minorHAnsi"/>
            <w:b/>
            <w:sz w:val="28"/>
          </w:rPr>
          <w:t>wh</w:t>
        </w:r>
      </w:ins>
      <w:ins w:id="30" w:author="gao" w:date="2019-01-27T18:49:43Z">
        <w:r>
          <w:rPr>
            <w:rFonts w:eastAsia="Times New Roman" w:asciiTheme="minorHAnsi" w:hAnsiTheme="minorHAnsi"/>
            <w:b/>
            <w:sz w:val="28"/>
          </w:rPr>
          <w:t>ere i</w:t>
        </w:r>
      </w:ins>
      <w:ins w:id="31" w:author="gao" w:date="2019-01-27T18:49:44Z">
        <w:r>
          <w:rPr>
            <w:rFonts w:eastAsia="Times New Roman" w:asciiTheme="minorHAnsi" w:hAnsiTheme="minorHAnsi"/>
            <w:b/>
            <w:sz w:val="28"/>
          </w:rPr>
          <w:t xml:space="preserve">s the </w:t>
        </w:r>
      </w:ins>
      <w:ins w:id="32" w:author="gao" w:date="2019-01-27T18:49:46Z">
        <w:r>
          <w:rPr>
            <w:rFonts w:eastAsia="Times New Roman" w:asciiTheme="minorHAnsi" w:hAnsiTheme="minorHAnsi"/>
            <w:b/>
            <w:sz w:val="28"/>
          </w:rPr>
          <w:t>p</w:t>
        </w:r>
      </w:ins>
      <w:ins w:id="33" w:author="gao" w:date="2019-01-27T18:49:47Z">
        <w:r>
          <w:rPr>
            <w:rFonts w:eastAsia="Times New Roman" w:asciiTheme="minorHAnsi" w:hAnsiTheme="minorHAnsi"/>
            <w:b/>
            <w:sz w:val="28"/>
          </w:rPr>
          <w:t>l.</w:t>
        </w:r>
      </w:ins>
      <w:ins w:id="34" w:author="gao" w:date="2019-01-27T18:49:48Z">
        <w:r>
          <w:rPr>
            <w:rFonts w:eastAsia="Times New Roman" w:asciiTheme="minorHAnsi" w:hAnsiTheme="minorHAnsi"/>
            <w:b/>
            <w:sz w:val="28"/>
          </w:rPr>
          <w:t xml:space="preserve"> scr</w:t>
        </w:r>
      </w:ins>
      <w:ins w:id="35" w:author="gao" w:date="2019-01-27T18:49:49Z">
        <w:r>
          <w:rPr>
            <w:rFonts w:eastAsia="Times New Roman" w:asciiTheme="minorHAnsi" w:hAnsiTheme="minorHAnsi"/>
            <w:b/>
            <w:sz w:val="28"/>
          </w:rPr>
          <w:t>ipt</w:t>
        </w:r>
      </w:ins>
      <w:ins w:id="36" w:author="gao" w:date="2019-01-27T18:49:41Z">
        <w:r>
          <w:rPr>
            <w:rFonts w:eastAsia="Times New Roman" w:asciiTheme="minorHAnsi" w:hAnsiTheme="minorHAnsi"/>
            <w:b/>
            <w:sz w:val="28"/>
          </w:rPr>
          <w:t>)</w:t>
        </w:r>
      </w:ins>
    </w:p>
    <w:p>
      <w:pPr>
        <w:spacing w:line="270" w:lineRule="exact"/>
        <w:jc w:val="both"/>
        <w:rPr>
          <w:rFonts w:asciiTheme="minorHAnsi" w:hAnsiTheme="minorHAnsi"/>
          <w:lang w:val="en-US"/>
        </w:rPr>
      </w:pPr>
    </w:p>
    <w:p>
      <w:pPr>
        <w:spacing w:line="239" w:lineRule="auto"/>
        <w:jc w:val="both"/>
        <w:rPr>
          <w:rFonts w:eastAsia="Arial" w:cs="Arial" w:asciiTheme="minorHAnsi" w:hAnsiTheme="minorHAnsi"/>
          <w:lang w:val="en-US"/>
        </w:rPr>
      </w:pPr>
      <w:r>
        <w:rPr>
          <w:rFonts w:eastAsia="Arial" w:cs="Arial" w:asciiTheme="minorHAnsi" w:hAnsiTheme="minorHAnsi"/>
          <w:lang w:val="en-US"/>
        </w:rPr>
        <w:t>This section describes the method we used to determine the number of genes whose AI is testable in 18 mouse strains.</w:t>
      </w:r>
    </w:p>
    <w:p>
      <w:pPr>
        <w:spacing w:line="239" w:lineRule="auto"/>
        <w:jc w:val="both"/>
        <w:rPr>
          <w:rFonts w:asciiTheme="minorHAnsi" w:hAnsiTheme="minorHAnsi"/>
          <w:lang w:val="en-US"/>
        </w:rPr>
      </w:pPr>
      <w:r>
        <w:rPr>
          <w:rFonts w:eastAsia="Arial" w:cs="Arial" w:asciiTheme="minorHAnsi" w:hAnsiTheme="minorHAnsi"/>
          <w:lang w:val="en-US"/>
        </w:rPr>
        <w:t>The SNPs of 17 mouse strains (129P2, 129S1, 129S5, AKR, A_J, BALB, C3H, C57BL, CAST, CBA, DBA, LP_J, NOD, NZO, PWK, SPRET, and WSB) were retrieved from the Mouse Genomes Project (</w:t>
      </w:r>
      <w:r>
        <w:fldChar w:fldCharType="begin"/>
      </w:r>
      <w:r>
        <w:instrText xml:space="preserve"> HYPERLINK "http://www.sanger.ac.uk/science/data/mouse-genomes-project" </w:instrText>
      </w:r>
      <w:r>
        <w:fldChar w:fldCharType="separate"/>
      </w:r>
      <w:r>
        <w:rPr>
          <w:rStyle w:val="9"/>
          <w:rFonts w:eastAsia="Arial" w:cs="Arial" w:asciiTheme="minorHAnsi" w:hAnsiTheme="minorHAnsi"/>
          <w:lang w:val="en-US"/>
        </w:rPr>
        <w:t>www.sanger.ac.uk/science/data/mouse-genomes-project</w:t>
      </w:r>
      <w:r>
        <w:rPr>
          <w:rStyle w:val="9"/>
          <w:rFonts w:eastAsia="Arial" w:cs="Arial" w:asciiTheme="minorHAnsi" w:hAnsiTheme="minorHAnsi"/>
          <w:lang w:val="en-US"/>
        </w:rPr>
        <w:fldChar w:fldCharType="end"/>
      </w:r>
      <w:r>
        <w:rPr>
          <w:rFonts w:eastAsia="Arial" w:cs="Arial" w:asciiTheme="minorHAnsi" w:hAnsiTheme="minorHAnsi"/>
          <w:lang w:val="en-US"/>
        </w:rPr>
        <w:t>). These SNPs were called from alignment to MGSCv37-mm9 (</w:t>
      </w:r>
      <w:r>
        <w:fldChar w:fldCharType="begin"/>
      </w:r>
      <w:r>
        <w:instrText xml:space="preserve"> HYPERLINK "ftp://ftp-mouse.sanger.ac.uk/REL-1111-SNPs/" </w:instrText>
      </w:r>
      <w:r>
        <w:fldChar w:fldCharType="separate"/>
      </w:r>
      <w:r>
        <w:rPr>
          <w:rStyle w:val="9"/>
          <w:rFonts w:eastAsia="Arial" w:cs="Arial" w:asciiTheme="minorHAnsi" w:hAnsiTheme="minorHAnsi"/>
          <w:lang w:val="en-US"/>
        </w:rPr>
        <w:t>ftp://ftp-mouse.sanger.ac.uk/REL-1111-SNPs/</w:t>
      </w:r>
      <w:r>
        <w:rPr>
          <w:rStyle w:val="9"/>
          <w:rFonts w:eastAsia="Arial" w:cs="Arial" w:asciiTheme="minorHAnsi" w:hAnsiTheme="minorHAnsi"/>
          <w:lang w:val="en-US"/>
        </w:rPr>
        <w:fldChar w:fldCharType="end"/>
      </w:r>
      <w:r>
        <w:rPr>
          <w:rFonts w:eastAsia="Arial" w:cs="Arial" w:asciiTheme="minorHAnsi" w:hAnsiTheme="minorHAnsi"/>
          <w:lang w:val="en-US"/>
        </w:rPr>
        <w:t xml:space="preserve">) </w:t>
      </w:r>
      <w:r>
        <w:rPr>
          <w:rFonts w:eastAsia="Arial" w:cs="Arial" w:asciiTheme="minorHAnsi" w:hAnsiTheme="minorHAnsi"/>
          <w:lang w:val="en-US"/>
        </w:rPr>
        <w:fldChar w:fldCharType="begin"/>
      </w:r>
      <w:r>
        <w:rPr>
          <w:rFonts w:eastAsia="Arial" w:cs="Arial" w:asciiTheme="minorHAnsi" w:hAnsiTheme="minorHAnsi"/>
          <w:lang w:val="en-US"/>
        </w:rPr>
        <w:instrText xml:space="preserve"> ADDIN ZOTERO_ITEM CSL_CITATION {"citationID":"3X0K9Ogb","properties":{"formattedCitation":"(Keane {\\i{}et al.}, 2011; Yalcin {\\i{}et al.}, 2011)","plainCitation":"(Keane et al., 2011; Yalcin et al., 2011)","noteIndex":0},"citationItems":[{"id":443,"uris":["http://zotero.org/users/local/3edLQjOs/items/NNRCR3X2"],"uri":["http://zotero.org/users/local/3edLQjOs/items/NNRCR3X2"],"itemData":{"id":443,"type":"article-journal","title":"Mouse genomic variation and its effect on phenotypes and gene regulation","container-title":"Nature","page":"289-294","volume":"477","issue":"7364","source":"PubMed","abstract":"We report genome sequences of 17 inbred strains of laboratory mice and identify almost ten times more variants than previously known. We use these genomes to explore the phylogenetic history of the laboratory mouse and to examine the functional consequences of allele-specific variation on transcript abundance, revealing that at least 12% of transcripts show a significant tissue-specific expression bias. By identifying candidate functional variants at 718 quantitative trait loci we show that the molecular nature of functional variants and their position relative to genes vary according to the effect size of the locus. These sequences provide a starting point for a new era in the functional analysis of a key model organism.","DOI":"10.1038/nature10413","ISSN":"1476-4687","note":"PMID: 21921910\nPMCID: PMC3276836","journalAbbreviation":"Nature","language":"eng","author":[{"family":"Keane","given":"Thomas M."},{"family":"Goodstadt","given":"Leo"},{"family":"Danecek","given":"Petr"},{"family":"White","given":"Michael A."},{"family":"Wong","given":"Kim"},{"family":"Yalcin","given":"Binnaz"},{"family":"Heger","given":"Andreas"},{"family":"Agam","given":"Avigail"},{"family":"Slater","given":"Guy"},{"family":"Goodson","given":"Martin"},{"family":"Furlotte","given":"Nicholas A."},{"family":"Eskin","given":"Eleazar"},{"family":"Nellåker","given":"Christoffer"},{"family":"Whitley","given":"Helen"},{"family":"Cleak","given":"James"},{"family":"Janowitz","given":"Deborah"},{"family":"Hernandez-Pliego","given":"Polinka"},{"family":"Edwards","given":"Andrew"},{"family":"Belgard","given":"T. Grant"},{"family":"Oliver","given":"Peter L."},{"family":"McIntyre","given":"Rebecca E."},{"family":"Bhomra","given":"Amarjit"},{"family":"Nicod","given":"Jérôme"},{"family":"Gan","given":"Xiangchao"},{"family":"Yuan","given":"Wei"},{"family":"Weyden","given":"Louise","non-dropping-particle":"van der"},{"family":"Steward","given":"Charles A."},{"family":"Bala","given":"Sendu"},{"family":"Stalker","given":"Jim"},{"family":"Mott","given":"Richard"},{"family":"Durbin","given":"Richard"},{"family":"Jackson","given":"Ian J."},{"family":"Czechanski","given":"Anne"},{"family":"Guerra-Assunção","given":"José Afonso"},{"family":"Donahue","given":"Leah Rae"},{"family":"Reinholdt","given":"Laura G."},{"family":"Payseur","given":"Bret A."},{"family":"Ponting","given":"Chris P."},{"family":"Birney","given":"Ewan"},{"family":"Flint","given":"Jonathan"},{"family":"Adams","given":"David J."}],"issued":{"date-parts":[["2011",9,14]]}},"label":"page"},{"id":446,"uris":["http://zotero.org/users/local/3edLQjOs/items/NKA99K5Q"],"uri":["http://zotero.org/users/local/3edLQjOs/items/NKA99K5Q"],"itemData":{"id":446,"type":"article-journal","title":"Sequence-based characterization of structural variation in the mouse genome","container-title":"Nature","page":"326-329","volume":"477","issue":"7364","source":"PubMed","abstract":"Structural variation is widespread in mammalian genomes and is an important cause of disease, but just how abundant and important structural variants (SVs) are in shaping phenotypic variation remains unclear. Without knowing how many SVs there are, and how they arise, it is difficult to discover what they do. Combining experimental with automated analyses, we identified 711,920 SVs at 281,243 sites in the genomes of thirteen classical and four wild-derived inbred mouse strains. The majority of SVs are less than 1 kilobase in size and 98% are deletions or insertions. The breakpoints of 160,000 SVs were mapped to base pair resolution, allowing us to infer that insertion of retrotransposons causes more than half of SVs. Yet, despite their prevalence, SVs are less likely than other sequence variants to cause gene expression or quantitative phenotypic variation. We identified 24 SVs that disrupt coding exons, acting as rare variants of large effect on gene function. One-third of the genes so affected have immunological functions.","DOI":"10.1038/nature10432","ISSN":"1476-4687","note":"PMID: 21921916\nPMCID: PMC3428933","journalAbbreviation":"Nature","language":"eng","author":[{"family":"Yalcin","given":"Binnaz"},{"family":"Wong","given":"Kim"},{"family":"Agam","given":"Avigail"},{"family":"Goodson","given":"Martin"},{"family":"Keane","given":"Thomas M."},{"family":"Gan","given":"Xiangchao"},{"family":"Nellåker","given":"Christoffer"},{"family":"Goodstadt","given":"Leo"},{"family":"Nicod","given":"Jérôme"},{"family":"Bhomra","given":"Amarjit"},{"family":"Hernandez-Pliego","given":"Polinka"},{"family":"Whitley","given":"Helen"},{"family":"Cleak","given":"James"},{"family":"Dutton","given":"Rebekah"},{"family":"Janowitz","given":"Deborah"},{"family":"Mott","given":"Richard"},{"family":"Adams","given":"David J."},{"family":"Flint","given":"Jonathan"}],"issued":{"date-parts":[["2011",9,14]]}},"label":"page"}],"schema":"https://github.com/citation-style-language/schema/raw/master/csl-citation.json"} </w:instrText>
      </w:r>
      <w:r>
        <w:rPr>
          <w:rFonts w:eastAsia="Arial" w:cs="Arial" w:asciiTheme="minorHAnsi" w:hAnsiTheme="minorHAnsi"/>
          <w:lang w:val="en-US"/>
        </w:rPr>
        <w:fldChar w:fldCharType="separate"/>
      </w:r>
      <w:r>
        <w:rPr>
          <w:rFonts w:ascii="Calibri" w:hAnsi="Calibri" w:cs="Calibri"/>
          <w:szCs w:val="24"/>
          <w:lang w:val="en-US"/>
        </w:rPr>
        <w:t xml:space="preserve">(Keane </w:t>
      </w:r>
      <w:r>
        <w:rPr>
          <w:rFonts w:ascii="Calibri" w:hAnsi="Calibri" w:cs="Calibri"/>
          <w:i/>
          <w:iCs/>
          <w:szCs w:val="24"/>
          <w:lang w:val="en-US"/>
        </w:rPr>
        <w:t>et al.</w:t>
      </w:r>
      <w:r>
        <w:rPr>
          <w:rFonts w:ascii="Calibri" w:hAnsi="Calibri" w:cs="Calibri"/>
          <w:szCs w:val="24"/>
          <w:lang w:val="en-US"/>
        </w:rPr>
        <w:t xml:space="preserve">, 2011; Yalcin </w:t>
      </w:r>
      <w:r>
        <w:rPr>
          <w:rFonts w:ascii="Calibri" w:hAnsi="Calibri" w:cs="Calibri"/>
          <w:i/>
          <w:iCs/>
          <w:szCs w:val="24"/>
          <w:lang w:val="en-US"/>
        </w:rPr>
        <w:t>et al.</w:t>
      </w:r>
      <w:r>
        <w:rPr>
          <w:rFonts w:ascii="Calibri" w:hAnsi="Calibri" w:cs="Calibri"/>
          <w:szCs w:val="24"/>
          <w:lang w:val="en-US"/>
        </w:rPr>
        <w:t>, 2011)</w:t>
      </w:r>
      <w:r>
        <w:rPr>
          <w:rFonts w:eastAsia="Arial" w:cs="Arial" w:asciiTheme="minorHAnsi" w:hAnsiTheme="minorHAnsi"/>
          <w:lang w:val="en-US"/>
        </w:rPr>
        <w:fldChar w:fldCharType="end"/>
      </w:r>
      <w:r>
        <w:rPr>
          <w:rFonts w:eastAsia="Arial" w:cs="Arial" w:asciiTheme="minorHAnsi" w:hAnsiTheme="minorHAnsi"/>
          <w:lang w:val="en-US"/>
        </w:rPr>
        <w:t>.</w:t>
      </w:r>
      <w:r>
        <w:rPr>
          <w:rFonts w:asciiTheme="minorHAnsi" w:hAnsiTheme="minorHAnsi"/>
        </w:rPr>
        <w:pict>
          <v:line id="Shape 6" o:spid="_x0000_s1031" o:spt="20" style="position:absolute;left:0pt;margin-left:362.25pt;margin-top:-71.05pt;height:0pt;width:3.35pt;z-index:251658240;mso-width-relative:page;mso-height-relative:page;" coordsize="21600,21600" o:allowincell="f">
            <v:path arrowok="t"/>
            <v:fill focussize="0,0"/>
            <v:stroke weight="0.48pt"/>
            <v:imagedata o:title=""/>
            <o:lock v:ext="edit"/>
          </v:line>
        </w:pict>
      </w:r>
      <w:r>
        <w:rPr>
          <w:rFonts w:asciiTheme="minorHAnsi" w:hAnsiTheme="minorHAnsi"/>
        </w:rPr>
        <w:pict>
          <v:line id="Shape 7" o:spid="_x0000_s1032" o:spt="20" style="position:absolute;left:0pt;margin-left:239.1pt;margin-top:-57.5pt;height:0pt;width:3.4pt;z-index:251659264;mso-width-relative:page;mso-height-relative:page;" coordsize="21600,21600" o:allowincell="f">
            <v:path arrowok="t"/>
            <v:fill focussize="0,0"/>
            <v:stroke weight="0.48pt"/>
            <v:imagedata o:title=""/>
            <o:lock v:ext="edit"/>
          </v:line>
        </w:pict>
      </w:r>
      <w:r>
        <w:rPr>
          <w:rFonts w:asciiTheme="minorHAnsi" w:hAnsiTheme="minorHAnsi"/>
          <w:lang w:val="en-US"/>
        </w:rPr>
        <w:t xml:space="preserve"> </w:t>
      </w:r>
      <w:r>
        <w:rPr>
          <w:rFonts w:eastAsia="Arial" w:cs="Arial" w:asciiTheme="minorHAnsi" w:hAnsiTheme="minorHAnsi"/>
          <w:lang w:val="en-US"/>
        </w:rPr>
        <w:t xml:space="preserve">SNPs between the JF1 and C57BL/6J strains were identified as described in section 1.3.1. SNPs from X and M chromosomes were discarded because they were not present in the files retrieved from the Sanger Institute. The SNPs of the 17 mouse strains from Mouse Genomes Project and the SNPs between JF1 and C57BL/6 were merged using an </w:t>
      </w:r>
      <w:r>
        <w:rPr>
          <w:rFonts w:eastAsia="Arial" w:cs="Arial" w:asciiTheme="minorHAnsi" w:hAnsiTheme="minorHAnsi"/>
          <w:highlight w:val="magenta"/>
          <w:lang w:val="en-US"/>
          <w:rPrChange w:id="37" w:author="gao" w:date="2019-01-27T18:47:55Z">
            <w:rPr>
              <w:rFonts w:eastAsia="Arial" w:cs="Arial" w:asciiTheme="minorHAnsi" w:hAnsiTheme="minorHAnsi"/>
              <w:lang w:val="en-US"/>
            </w:rPr>
          </w:rPrChange>
        </w:rPr>
        <w:t>in-house Perl script</w:t>
      </w:r>
      <w:r>
        <w:rPr>
          <w:rFonts w:eastAsia="Arial" w:cs="Arial" w:asciiTheme="minorHAnsi" w:hAnsiTheme="minorHAnsi"/>
          <w:lang w:val="en-US"/>
        </w:rPr>
        <w:t xml:space="preserve">. All SNPs were annotated using the annotate </w:t>
      </w:r>
      <w:r>
        <w:rPr>
          <w:rFonts w:eastAsia="Arial" w:cs="Arial" w:asciiTheme="minorHAnsi" w:hAnsiTheme="minorHAnsi"/>
          <w:highlight w:val="magenta"/>
          <w:lang w:val="en-US"/>
          <w:rPrChange w:id="38" w:author="gao" w:date="2019-01-27T18:48:08Z">
            <w:rPr>
              <w:rFonts w:eastAsia="Arial" w:cs="Arial" w:asciiTheme="minorHAnsi" w:hAnsiTheme="minorHAnsi"/>
              <w:lang w:val="en-US"/>
            </w:rPr>
          </w:rPrChange>
        </w:rPr>
        <w:t>variation.pl</w:t>
      </w:r>
      <w:r>
        <w:rPr>
          <w:rFonts w:eastAsia="Arial" w:cs="Arial" w:asciiTheme="minorHAnsi" w:hAnsiTheme="minorHAnsi"/>
          <w:lang w:val="en-US"/>
        </w:rPr>
        <w:t xml:space="preserve"> script from Annovar </w:t>
      </w:r>
      <w:r>
        <w:rPr>
          <w:rFonts w:eastAsia="Arial" w:cs="Arial" w:asciiTheme="minorHAnsi" w:hAnsiTheme="minorHAnsi"/>
          <w:lang w:val="en-US"/>
        </w:rPr>
        <w:fldChar w:fldCharType="begin"/>
      </w:r>
      <w:r>
        <w:rPr>
          <w:rFonts w:eastAsia="Arial" w:cs="Arial" w:asciiTheme="minorHAnsi" w:hAnsiTheme="minorHAnsi"/>
          <w:lang w:val="en-US"/>
        </w:rPr>
        <w:instrText xml:space="preserve"> ADDIN ZOTERO_ITEM CSL_CITATION {"citationID":"hwNWardg","properties":{"formattedCitation":"(Wang {\\i{}et al.}, 2010)","plainCitation":"(Wang et al., 2010)","noteIndex":0},"citationItems":[{"id":458,"uris":["http://zotero.org/users/local/3edLQjOs/items/75QUS8TV"],"uri":["http://zotero.org/users/local/3edLQjOs/items/75QUS8TV"],"itemData":{"id":458,"type":"article-journal","title":"ANNOVAR: functional annotation of genetic variants from high-throughput sequencing data","container-title":"Nucleic Acids Research","page":"e164","volume":"38","issue":"16","source":"PubMed","abstract":"High-throughput sequencing platforms are generating massive amounts of genetic variation data for diverse genomes, but it remains a challenge to pinpoint a small subset of functionally important variants. To fill these unmet needs, we developed the ANNOVAR tool to annotate single nucleotide variants (SNVs) and insertions/deletions, such as examining their functional consequence on genes, inferring cytogenetic bands, reporting functional importance scores, finding variants in conserved regions, or identifying variants reported in the 1000 Genomes Project and dbSNP. ANNOVAR can utilize annotation databases from the UCSC Genome Browser or any annotation data set conforming to Generic Feature Format version 3 (GFF3). We also illustrate a 'variants reduction' protocol on 4.7 million SNVs and indels from a human genome, including two causal mutations for Miller syndrome, a rare recessive disease. Through a stepwise procedure, we excluded variants that are unlikely to be causal, and identified 20 candidate genes including the causal gene. Using a desktop computer, ANNOVAR requires </w:instrText>
      </w:r>
      <w:r>
        <w:rPr>
          <w:rFonts w:ascii="Cambria Math" w:hAnsi="Cambria Math" w:eastAsia="Arial" w:cs="Cambria Math"/>
          <w:lang w:val="en-US"/>
        </w:rPr>
        <w:instrText xml:space="preserve">∼</w:instrText>
      </w:r>
      <w:r>
        <w:rPr>
          <w:rFonts w:eastAsia="Arial" w:cs="Arial" w:asciiTheme="minorHAnsi" w:hAnsiTheme="minorHAnsi"/>
          <w:lang w:val="en-US"/>
        </w:rPr>
        <w:instrText xml:space="preserve">4</w:instrText>
      </w:r>
      <w:r>
        <w:rPr>
          <w:rFonts w:ascii="Calibri" w:hAnsi="Calibri" w:eastAsia="Arial" w:cs="Calibri"/>
          <w:lang w:val="en-US"/>
        </w:rPr>
        <w:instrText xml:space="preserve"> </w:instrText>
      </w:r>
      <w:r>
        <w:rPr>
          <w:rFonts w:eastAsia="Arial" w:cs="Arial" w:asciiTheme="minorHAnsi" w:hAnsiTheme="minorHAnsi"/>
          <w:lang w:val="en-US"/>
        </w:rPr>
        <w:instrText xml:space="preserve">min to perform gene-based annotation and </w:instrText>
      </w:r>
      <w:r>
        <w:rPr>
          <w:rFonts w:ascii="Cambria Math" w:hAnsi="Cambria Math" w:eastAsia="Arial" w:cs="Cambria Math"/>
          <w:lang w:val="en-US"/>
        </w:rPr>
        <w:instrText xml:space="preserve">∼</w:instrText>
      </w:r>
      <w:r>
        <w:rPr>
          <w:rFonts w:eastAsia="Arial" w:cs="Arial" w:asciiTheme="minorHAnsi" w:hAnsiTheme="minorHAnsi"/>
          <w:lang w:val="en-US"/>
        </w:rPr>
        <w:instrText xml:space="preserve">15</w:instrText>
      </w:r>
      <w:r>
        <w:rPr>
          <w:rFonts w:ascii="Calibri" w:hAnsi="Calibri" w:eastAsia="Arial" w:cs="Calibri"/>
          <w:lang w:val="en-US"/>
        </w:rPr>
        <w:instrText xml:space="preserve"> </w:instrText>
      </w:r>
      <w:r>
        <w:rPr>
          <w:rFonts w:eastAsia="Arial" w:cs="Arial" w:asciiTheme="minorHAnsi" w:hAnsiTheme="minorHAnsi"/>
          <w:lang w:val="en-US"/>
        </w:rPr>
        <w:instrText xml:space="preserve">min to perform variants reduction on 4.7 million variants, making it practical to handle hundreds of human genomes in a day. ANNOVAR is freely available at http://www.openbioinformatics.org/annovar/.","DOI":"10.1093/nar/gkq603","ISSN":"1362-4962","note":"PMID: 20601685\nPMCID: PMC2938201","shortTitle":"ANNOVAR","journalAbbreviation":"Nucleic Acids Res.","language":"eng","author":[{"family":"Wang","given":"Kai"},{"family":"Li","given":"Mingyao"},{"family":"Hakonarson","given":"Hakon"}],"issued":{"date-parts":[["2010",9]]}}}],"schema":"https://github.com/citation-style-language/schema/raw/master/csl-citation.json"} </w:instrText>
      </w:r>
      <w:r>
        <w:rPr>
          <w:rFonts w:eastAsia="Arial" w:cs="Arial" w:asciiTheme="minorHAnsi" w:hAnsiTheme="minorHAnsi"/>
          <w:lang w:val="en-US"/>
        </w:rPr>
        <w:fldChar w:fldCharType="separate"/>
      </w:r>
      <w:r>
        <w:rPr>
          <w:rFonts w:ascii="Calibri" w:hAnsi="Calibri" w:cs="Calibri"/>
          <w:szCs w:val="24"/>
          <w:lang w:val="en-US"/>
        </w:rPr>
        <w:t xml:space="preserve">(Wang </w:t>
      </w:r>
      <w:r>
        <w:rPr>
          <w:rFonts w:ascii="Calibri" w:hAnsi="Calibri" w:cs="Calibri"/>
          <w:i/>
          <w:iCs/>
          <w:szCs w:val="24"/>
          <w:lang w:val="en-US"/>
        </w:rPr>
        <w:t>et al.</w:t>
      </w:r>
      <w:r>
        <w:rPr>
          <w:rFonts w:ascii="Calibri" w:hAnsi="Calibri" w:cs="Calibri"/>
          <w:szCs w:val="24"/>
          <w:lang w:val="en-US"/>
        </w:rPr>
        <w:t>, 2010)</w:t>
      </w:r>
      <w:r>
        <w:rPr>
          <w:rFonts w:eastAsia="Arial" w:cs="Arial" w:asciiTheme="minorHAnsi" w:hAnsiTheme="minorHAnsi"/>
          <w:lang w:val="en-US"/>
        </w:rPr>
        <w:fldChar w:fldCharType="end"/>
      </w:r>
      <w:r>
        <w:rPr>
          <w:rFonts w:eastAsia="Arial" w:cs="Arial" w:asciiTheme="minorHAnsi" w:hAnsiTheme="minorHAnsi"/>
          <w:lang w:val="en-US"/>
        </w:rPr>
        <w:t>, after the conversion of the UCSC refFlat file (refFlat.txt.gz downloaded on 2012-01-15) to a refGene file. GeneIDs were from the NCBI (gene2refseq.gz file downloaded on 2012-01-19).</w:t>
      </w:r>
      <w:r>
        <w:rPr>
          <w:rFonts w:asciiTheme="minorHAnsi" w:hAnsiTheme="minorHAnsi"/>
        </w:rPr>
        <w:pict>
          <v:line id="Shape 8" o:spid="_x0000_s1033" o:spt="20" style="position:absolute;left:0pt;margin-left:70.15pt;margin-top:-98.25pt;height:0pt;width:3.35pt;z-index:251660288;mso-width-relative:page;mso-height-relative:page;" coordsize="21600,21600" o:allowincell="f">
            <v:path arrowok="t"/>
            <v:fill focussize="0,0"/>
            <v:stroke weight="0.48pt"/>
            <v:imagedata o:title=""/>
            <o:lock v:ext="edit"/>
          </v:line>
        </w:pict>
      </w:r>
      <w:r>
        <w:rPr>
          <w:rFonts w:asciiTheme="minorHAnsi" w:hAnsiTheme="minorHAnsi"/>
        </w:rPr>
        <w:pict>
          <v:line id="Shape 9" o:spid="_x0000_s1034" o:spt="20" style="position:absolute;left:0pt;margin-left:90.9pt;margin-top:-98.25pt;height:0pt;width:3.4pt;z-index:251661312;mso-width-relative:page;mso-height-relative:page;" coordsize="21600,21600" o:allowincell="f">
            <v:path arrowok="t"/>
            <v:fill focussize="0,0"/>
            <v:stroke weight="0.48pt"/>
            <v:imagedata o:title=""/>
            <o:lock v:ext="edit"/>
          </v:line>
        </w:pict>
      </w:r>
      <w:r>
        <w:rPr>
          <w:rFonts w:asciiTheme="minorHAnsi" w:hAnsiTheme="minorHAnsi"/>
        </w:rPr>
        <w:pict>
          <v:line id="Shape 10" o:spid="_x0000_s1035" o:spt="20" style="position:absolute;left:0pt;margin-left:273.9pt;margin-top:-44.1pt;height:0pt;width:3.4pt;z-index:251662336;mso-width-relative:page;mso-height-relative:page;" coordsize="21600,21600" o:allowincell="f">
            <v:path arrowok="t"/>
            <v:fill focussize="0,0"/>
            <v:stroke weight="0.48pt"/>
            <v:imagedata o:title=""/>
            <o:lock v:ext="edit"/>
          </v:line>
        </w:pict>
      </w:r>
    </w:p>
    <w:p>
      <w:pPr>
        <w:spacing w:line="252" w:lineRule="auto"/>
        <w:jc w:val="both"/>
        <w:rPr>
          <w:rFonts w:asciiTheme="minorHAnsi" w:hAnsiTheme="minorHAnsi"/>
          <w:lang w:val="en-US"/>
        </w:rPr>
      </w:pPr>
      <w:r>
        <w:rPr>
          <w:rFonts w:eastAsia="Arial" w:cs="Arial" w:asciiTheme="minorHAnsi" w:hAnsiTheme="minorHAnsi"/>
          <w:lang w:val="en-US"/>
        </w:rPr>
        <w:t xml:space="preserve">We retrieved exonic SNPs using a grep command. We used an in-house Perl script to survey these SNPs among each possible pair of the 18 mouse strains, plus the MGSCv37-mm9 reference genome. We recorded disparate SNPs for each pair of strains and determined the number of disparate SNPs per gene using an in-house Perl script. SNPs belonging to 2 different genes on the same strand were summed across a new feature created by concatenating the names of the 2 genes. The result of this study is summarized in </w:t>
      </w:r>
      <w:r>
        <w:rPr>
          <w:rFonts w:eastAsia="Arial" w:cs="Arial" w:asciiTheme="minorHAnsi" w:hAnsiTheme="minorHAnsi"/>
          <w:highlight w:val="magenta"/>
          <w:lang w:val="en-US"/>
          <w:rPrChange w:id="39" w:author="gao" w:date="2019-01-27T18:50:11Z">
            <w:rPr>
              <w:rFonts w:eastAsia="Arial" w:cs="Arial" w:asciiTheme="minorHAnsi" w:hAnsiTheme="minorHAnsi"/>
              <w:lang w:val="en-US"/>
            </w:rPr>
          </w:rPrChange>
        </w:rPr>
        <w:t>Figure S1</w:t>
      </w:r>
      <w:r>
        <w:rPr>
          <w:rFonts w:eastAsia="Arial" w:cs="Arial" w:asciiTheme="minorHAnsi" w:hAnsiTheme="minorHAnsi"/>
          <w:lang w:val="en-US"/>
        </w:rPr>
        <w:t>.</w:t>
      </w:r>
    </w:p>
    <w:p>
      <w:pPr>
        <w:spacing w:line="346" w:lineRule="exact"/>
        <w:jc w:val="both"/>
        <w:rPr>
          <w:rFonts w:asciiTheme="minorHAnsi" w:hAnsiTheme="minorHAnsi"/>
          <w:lang w:val="en-US"/>
        </w:rPr>
      </w:pPr>
    </w:p>
    <w:p>
      <w:pPr>
        <w:pStyle w:val="13"/>
        <w:numPr>
          <w:ilvl w:val="0"/>
          <w:numId w:val="1"/>
        </w:numPr>
        <w:jc w:val="both"/>
        <w:rPr>
          <w:rFonts w:eastAsia="Arial" w:asciiTheme="minorHAnsi" w:hAnsiTheme="minorHAnsi" w:cstheme="minorHAnsi"/>
          <w:b/>
          <w:sz w:val="32"/>
          <w:szCs w:val="32"/>
          <w:lang w:val="en-US"/>
        </w:rPr>
      </w:pPr>
      <w:r>
        <w:rPr>
          <w:rFonts w:eastAsia="Arial" w:asciiTheme="minorHAnsi" w:hAnsiTheme="minorHAnsi" w:cstheme="minorHAnsi"/>
          <w:b/>
          <w:sz w:val="32"/>
          <w:szCs w:val="32"/>
          <w:lang w:val="en-US"/>
        </w:rPr>
        <w:t>Published statistical methods to infer AI from RNAseq data.</w:t>
      </w:r>
    </w:p>
    <w:p>
      <w:pPr>
        <w:jc w:val="both"/>
        <w:rPr>
          <w:rFonts w:eastAsia="Arial" w:asciiTheme="minorHAnsi" w:hAnsiTheme="minorHAnsi" w:cstheme="minorHAnsi"/>
          <w:lang w:val="en-US"/>
        </w:rPr>
      </w:pPr>
      <w:r>
        <w:rPr>
          <w:rFonts w:eastAsia="Arial" w:asciiTheme="minorHAnsi" w:hAnsiTheme="minorHAnsi" w:cstheme="minorHAnsi"/>
          <w:lang w:val="en-US"/>
        </w:rPr>
        <w:t xml:space="preserve">In this section, we surveyed </w:t>
      </w:r>
      <w:r>
        <w:rPr>
          <w:rFonts w:eastAsia="Arial" w:asciiTheme="minorHAnsi" w:hAnsiTheme="minorHAnsi" w:cstheme="minorHAnsi"/>
          <w:highlight w:val="magenta"/>
          <w:lang w:val="en-US"/>
          <w:rPrChange w:id="40" w:author="gao" w:date="2019-01-27T18:50:24Z">
            <w:rPr>
              <w:rFonts w:eastAsia="Arial" w:asciiTheme="minorHAnsi" w:hAnsiTheme="minorHAnsi" w:cstheme="minorHAnsi"/>
              <w:lang w:val="en-US"/>
            </w:rPr>
          </w:rPrChange>
        </w:rPr>
        <w:t>36 published studies</w:t>
      </w:r>
      <w:r>
        <w:rPr>
          <w:rFonts w:eastAsia="Arial" w:asciiTheme="minorHAnsi" w:hAnsiTheme="minorHAnsi" w:cstheme="minorHAnsi"/>
          <w:lang w:val="en-US"/>
        </w:rPr>
        <w:t xml:space="preserve"> reporting statistical methods to infer AI. In Supplementary Table S1, we annotated each method with various features; analysis level, statistical law used for data modeling, statistical test, post hoc filtering, multiple test correction method, and availability. We discuss these features in the following paragraphs.</w:t>
      </w:r>
    </w:p>
    <w:p>
      <w:pPr>
        <w:jc w:val="both"/>
        <w:rPr>
          <w:rFonts w:eastAsia="Arial" w:asciiTheme="minorHAnsi" w:hAnsiTheme="minorHAnsi" w:cstheme="minorHAnsi"/>
          <w:lang w:val="en-US"/>
        </w:rPr>
      </w:pPr>
    </w:p>
    <w:p>
      <w:pPr>
        <w:pStyle w:val="13"/>
        <w:numPr>
          <w:ilvl w:val="1"/>
          <w:numId w:val="1"/>
        </w:numPr>
        <w:jc w:val="both"/>
        <w:rPr>
          <w:rFonts w:eastAsia="Arial" w:asciiTheme="minorHAnsi" w:hAnsiTheme="minorHAnsi" w:cstheme="minorHAnsi"/>
          <w:b/>
          <w:lang w:val="en-US"/>
        </w:rPr>
      </w:pPr>
      <w:r>
        <w:rPr>
          <w:rFonts w:eastAsia="Arial" w:asciiTheme="minorHAnsi" w:hAnsiTheme="minorHAnsi" w:cstheme="minorHAnsi"/>
          <w:b/>
          <w:lang w:val="en-US"/>
        </w:rPr>
        <w:t>Modeling RNA-seq data</w:t>
      </w:r>
    </w:p>
    <w:p>
      <w:pPr>
        <w:jc w:val="both"/>
        <w:rPr>
          <w:rFonts w:eastAsia="Arial" w:asciiTheme="minorHAnsi" w:hAnsiTheme="minorHAnsi" w:cstheme="minorHAnsi"/>
          <w:lang w:val="en-US"/>
        </w:rPr>
      </w:pPr>
      <w:r>
        <w:rPr>
          <w:rFonts w:eastAsia="Arial" w:asciiTheme="minorHAnsi" w:hAnsiTheme="minorHAnsi" w:cstheme="minorHAnsi"/>
          <w:lang w:val="en-US"/>
        </w:rPr>
        <w:t xml:space="preserve">Pandey </w:t>
      </w:r>
      <w:r>
        <w:rPr>
          <w:rFonts w:eastAsia="Arial" w:asciiTheme="minorHAnsi" w:hAnsiTheme="minorHAnsi" w:cstheme="minorHAnsi"/>
          <w:i/>
          <w:lang w:val="en-US"/>
        </w:rPr>
        <w:t>et al.</w:t>
      </w:r>
      <w:r>
        <w:rPr>
          <w:rFonts w:eastAsia="Arial" w:asciiTheme="minorHAnsi" w:hAnsiTheme="minorHAnsi" w:cstheme="minorHAnsi"/>
          <w:lang w:val="en-US"/>
        </w:rPr>
        <w:t xml:space="preserve"> modeled the data with a normal distribution through an ANOVA test </w:t>
      </w:r>
      <w:r>
        <w:rPr>
          <w:rFonts w:eastAsia="Arial" w:asciiTheme="minorHAnsi" w:hAnsiTheme="minorHAnsi" w:cstheme="minorHAnsi"/>
          <w:lang w:val="en-US"/>
        </w:rPr>
        <w:fldChar w:fldCharType="begin"/>
      </w:r>
      <w:r>
        <w:rPr>
          <w:rFonts w:eastAsia="Arial" w:asciiTheme="minorHAnsi" w:hAnsiTheme="minorHAnsi" w:cstheme="minorHAnsi"/>
          <w:lang w:val="en-US"/>
        </w:rPr>
        <w:instrText xml:space="preserve"> ADDIN ZOTERO_ITEM CSL_CITATION {"citationID":"8I6oQ4F4","properties":{"formattedCitation":"(Pandey {\\i{}et al.}, 2013)","plainCitation":"(Pandey et al., 2013)","noteIndex":0},"citationItems":[{"id":461,"uris":["http://zotero.org/users/local/3edLQjOs/items/92YGQ8K4"],"uri":["http://zotero.org/users/local/3edLQjOs/items/92YGQ8K4"],"itemData":{"id":461,"type":"article-journal","title":"Allelic imbalance metre (Allim), a new tool for measuring allele-specific gene expression with RNA-seq data","container-title":"Molecular Ecology Resources","page":"740-745","volume":"13","issue":"4","source":"PubMed","abstract":"Estimating differences in gene expression among alleles is of high interest for many areas in biology and medicine. Here, we present a user-friendly software tool, Allim, to estimate allele-specific gene expression. Because mapping bias is a major problem for reliable estimates of allele-specific gene expression using RNA-seq, Allim combines two different strategies to account for the mapping biases. In order to reduce the mapping bias, Allim first generates a polymorphism-aware reference genome that accounts for the sequence variation between the alleles. Then, a sequence-specific simulation tool estimates the residual mapping bias. Statistical tests for allelic imbalance are provided that can be used with the bias corrected RNA-seq data.","DOI":"10.1111/1755-0998.12110","ISSN":"1755-0998","note":"PMID: 23615333\nPMCID: PMC3739924","journalAbbreviation":"Mol Ecol Resour","language":"eng","author":[{"family":"Pandey","given":"Ram Vinay"},{"family":"Franssen","given":"Susanne U."},{"family":"Futschik","given":"Andreas"},{"family":"Schlötterer","given":"Christian"}],"issued":{"date-parts":[["2013",7]]}}}],"schema":"https://github.com/citation-style-language/schema/raw/master/csl-citation.json"} </w:instrText>
      </w:r>
      <w:r>
        <w:rPr>
          <w:rFonts w:eastAsia="Arial" w:asciiTheme="minorHAnsi" w:hAnsiTheme="minorHAnsi" w:cstheme="minorHAnsi"/>
          <w:lang w:val="en-US"/>
        </w:rPr>
        <w:fldChar w:fldCharType="separate"/>
      </w:r>
      <w:r>
        <w:rPr>
          <w:rFonts w:ascii="Calibri" w:hAnsi="Calibri" w:cs="Calibri"/>
          <w:szCs w:val="24"/>
          <w:lang w:val="en-US"/>
        </w:rPr>
        <w:t xml:space="preserve">(Pandey </w:t>
      </w:r>
      <w:r>
        <w:rPr>
          <w:rFonts w:ascii="Calibri" w:hAnsi="Calibri" w:cs="Calibri"/>
          <w:i/>
          <w:iCs/>
          <w:szCs w:val="24"/>
          <w:lang w:val="en-US"/>
        </w:rPr>
        <w:t>et al.</w:t>
      </w:r>
      <w:r>
        <w:rPr>
          <w:rFonts w:ascii="Calibri" w:hAnsi="Calibri" w:cs="Calibri"/>
          <w:szCs w:val="24"/>
          <w:lang w:val="en-US"/>
        </w:rPr>
        <w:t>, 2013)</w:t>
      </w:r>
      <w:r>
        <w:rPr>
          <w:rFonts w:eastAsia="Arial" w:asciiTheme="minorHAnsi" w:hAnsiTheme="minorHAnsi" w:cstheme="minorHAnsi"/>
          <w:lang w:val="en-US"/>
        </w:rPr>
        <w:fldChar w:fldCharType="end"/>
      </w:r>
      <w:r>
        <w:rPr>
          <w:rFonts w:eastAsia="Arial" w:asciiTheme="minorHAnsi" w:hAnsiTheme="minorHAnsi" w:cstheme="minorHAnsi"/>
          <w:lang w:val="en-US"/>
        </w:rPr>
        <w:t xml:space="preserve">. However, because raw RNA-seq data are discrete, normal modeling is not appropriate. The </w:t>
      </w:r>
      <w:r>
        <w:rPr>
          <w:rFonts w:eastAsia="Arial" w:asciiTheme="minorHAnsi" w:hAnsiTheme="minorHAnsi" w:cstheme="minorHAnsi"/>
          <w:highlight w:val="magenta"/>
          <w:lang w:val="en-US"/>
          <w:rPrChange w:id="41" w:author="gao" w:date="2019-01-27T18:50:45Z">
            <w:rPr>
              <w:rFonts w:eastAsia="Arial" w:asciiTheme="minorHAnsi" w:hAnsiTheme="minorHAnsi" w:cstheme="minorHAnsi"/>
              <w:lang w:val="en-US"/>
            </w:rPr>
          </w:rPrChange>
        </w:rPr>
        <w:t>binomial distribution</w:t>
      </w:r>
      <w:r>
        <w:rPr>
          <w:rFonts w:eastAsia="Arial" w:asciiTheme="minorHAnsi" w:hAnsiTheme="minorHAnsi" w:cstheme="minorHAnsi"/>
          <w:lang w:val="en-US"/>
        </w:rPr>
        <w:t xml:space="preserve"> is more natural for modeling proportions such as those involved in AI inference. In several methods </w:t>
      </w:r>
      <w:r>
        <w:rPr>
          <w:rFonts w:eastAsia="Arial" w:asciiTheme="minorHAnsi" w:hAnsiTheme="minorHAnsi" w:cstheme="minorHAnsi"/>
          <w:lang w:val="en-US"/>
        </w:rPr>
        <w:fldChar w:fldCharType="begin"/>
      </w:r>
      <w:r>
        <w:rPr>
          <w:rFonts w:eastAsia="Arial" w:asciiTheme="minorHAnsi" w:hAnsiTheme="minorHAnsi" w:cstheme="minorHAnsi"/>
          <w:lang w:val="en-US"/>
        </w:rPr>
        <w:instrText xml:space="preserve"> ADDIN ZOTERO_ITEM CSL_CITATION {"citationID":"8V3Q2Nga","properties":{"formattedCitation":"(Gregg {\\i{}et al.}, 2010; Babak {\\i{}et al.}, 2015; DeVeale {\\i{}et al.}, 2012; G\\uc0\\u229{}din {\\i{}et al.}, 2015; Heap {\\i{}et al.}, 2010; Liu {\\i{}et al.}, 2014; Lorenc {\\i{}et al.}, 2014; Zou {\\i{}et al.}, 2014)","plainCitation":"(Gregg et al., 2010; Babak et al., 2015; DeVeale et al., 2012; Gådin et al., 2015; Heap et al., 2010; Liu et al., 2014; Lorenc et al., 2014; Zou et al., 2014)","noteIndex":0},"citationItems":[{"id":314,"uris":["http://zotero.org/users/local/3edLQjOs/items/DNQNNF9V"],"uri":["http://zotero.org/users/local/3edLQjOs/items/DNQNNF9V"],"itemData":{"id":314,"type":"article-journal","title":"High-resolution analysis of parent-of-origin allelic expression in the mouse brain","container-title":"Science (New York, N.Y.)","page":"643-648","volume":"329","issue":"5992","source":"PubMed","abstract":"Genomic imprinting results in preferential expression of the paternal or maternal allele of certain genes. We have performed a genome-wide characterization of imprinting in the mouse embryonic and adult brain. This approach uncovered parent-of-origin allelic effects of more than 1300 loci. We identified parental bias in the expression of individual genes and of specific transcript isoforms, with differences between brain regions. Many imprinted genes are expressed in neural systems associated with feeding and motivated behaviors, and parental biases preferentially target genetic pathways governing metabolism and cell adhesion. We observed a preferential maternal contribution to gene expression in the developing brain and a major paternal contribution in the adult brain. Thus, parental expression bias emerges as a major mode of epigenetic regulation in the brain.","DOI":"10.1126/science.1190830","ISSN":"1095-9203","note":"PMID: 20616232\nPMCID: PMC3005244","journalAbbreviation":"Science","language":"eng","author":[{"family":"Gregg","given":"Christopher"},{"family":"Zhang","given":"Jiangwen"},{"family":"Weissbourd","given":"Brandon"},{"family":"Luo","given":"Shujun"},{"family":"Schroth","given":"Gary P."},{"family":"Haig","given":"David"},{"family":"Dulac","given":"Catherine"}],"issued":{"date-parts":[["2010",8,6]]}},"label":"page"},{"id":312,"uris":["http://zotero.org/users/local/3edLQjOs/items/GFLB2HGZ"],"uri":["http://zotero.org/users/local/3edLQjOs/items/GFLB2HGZ"],"itemData":{"id":312,"type":"article-journal","title":"Genetic conflict reflected in tissue-specific maps of genomic imprinting in human and mouse","container-title":"Nature Genetics","page":"544-549","volume":"47","issue":"5","source":"PubMed","abstract":"Genomic imprinting is an epigenetic process that restricts gene expression to either the maternally or paternally inherited allele. Many theories have been proposed to explain its evolutionary origin, but understanding has been limited by a paucity of data mapping the breadth and dynamics of imprinting within any organism. We generated an atlas of imprinting spanning 33 mouse and 45 human developmental stages and tissues. Nearly all imprinted genes were imprinted in early development and either retained their parent-of-origin expression in adults or lost it completely. Consistent with an evolutionary signature of parental conflict, imprinted genes were enriched for coexpressed pairs of maternally and paternally expressed genes, showed accelerated expression divergence between human and mouse, and were more highly expressed than their non-imprinted orthologs in other species. Our approach demonstrates a general framework for the discovery of imprinting in any species and sheds light on the causes and consequences of genomic imprinting in mammals.","DOI":"10.1038/ng.3274","ISSN":"1546-1718","note":"PMID: 25848752\nPMCID: PMC4414907","journalAbbreviation":"Nat. Genet.","language":"eng","author":[{"family":"Babak","given":"Tomas"},{"family":"DeVeale","given":"Brian"},{"family":"Tsang","given":"Emily K."},{"family":"Zhou","given":"Yiqi"},{"family":"Li","given":"Xin"},{"family":"Smith","given":"Kevin S."},{"family":"Kukurba","given":"Kim R."},{"family":"Zhang","given":"Rui"},{"family":"Li","given":"Jin Billy"},{"family":"Kooy","given":"Derek","non-dropping-particle":"van der"},{"family":"Montgomery","given":"Stephen B."},{"family":"Fraser","given":"Hunter B."}],"issued":{"date-parts":[["2015",5]]}},"label":"page"},{"id":308,"uris":["http://zotero.org/users/local/3edLQjOs/items/WKT8TCSF"],"uri":["http://zotero.org/users/local/3edLQjOs/items/WKT8TCSF"],"itemData":{"id":308,"type":"article-journal","title":"Critical evaluation of imprinted gene expression by RNA-Seq: a new perspective","container-title":"PLoS genetics","page":"e1002600","volume":"8","issue":"3","source":"PubMed","abstract":"In contrast to existing estimates of approximately 200 murine imprinted genes, recent work based on transcriptome sequencing uncovered parent-of-origin allelic effects at more than 1,300 loci in the developing brain and two adult brain regions, including hundreds present in only males or females. Our independent replication of the embryonic brain stage, where the majority of novel imprinted genes were discovered and the majority of previously known imprinted genes confirmed, resulted in only 12.9% concordance among the novel imprinted loci. Further analysis and pyrosequencing-based validation revealed that the vast majority of the novel reported imprinted loci are false-positives explained by technical and biological variation of the experimental approach. We show that allele-specific expression (ASE) measured with RNA-Seq is not accurately modeled with statistical methods that assume random independent sampling and that systematic error must be accounted for to enable accurate identification of imprinted expression. Application of a robust approach that accounts for these effects revealed 50 candidate genes where allelic bias was predicted to be parent-of-origin-dependent. However, 11 independent validation attempts through a range of allelic expression biases confirmed only 6 of these novel cases. The results emphasize the importance of independent validation and suggest that the number of imprinted genes is much closer to the initial estimates.","DOI":"10.1371/journal.pgen.1002600","ISSN":"1553-7404","note":"PMID: 22479196\nPMCID: PMC3315459","shortTitle":"Critical evaluation of imprinted gene expression by RNA-Seq","journalAbbreviation":"PLoS Genet.","language":"eng","author":[{"family":"DeVeale","given":"Brian"},{"family":"Kooy","given":"Derek","non-dropping-particle":"van der"},{"family":"Babak","given":"Tomas"}],"issued":{"date-parts":[["2012"]]}},"label":"page"},{"id":464,"uris":["http://zotero.org/users/local/3edLQjOs/items/U2KQS3QP"],"uri":["http://zotero.org/users/local/3edLQjOs/items/U2KQS3QP"],"itemData":{"id":464,"type":"article-journal","title":"AllelicImbalance: an R/bioconductor package for detecting, managing, and visualizing allele expression imbalance data from RNA sequencing","container-title":"BMC bioinformatics","page":"194","volume":"16","source":"PubMed","abstract":"BACKGROUND: One aspect in which RNA sequencing is more valuable than microarray-based methods is the ability to examine the allelic imbalance of the expression of a gene. This process is often a complex task that entails quality control, alignment, and the counting of reads over heterozygous single-nucleotide polymorphisms. Allelic imbalance analysis is subject to technical biases, due to differences in the sequences of the measured alleles. Flexible bioinformatics tools are needed to ease the workflow while retaining as much RNA sequencing information as possible throughout the analysis to detect and address the possible biases.\nRESULTS: We present AllelicImblance, a software program that is designed to detect, manage, and visualize allelic imbalances comprehensively. The purpose of this software is to allow users to pose genetic questions in any RNA sequencing experiment quickly, enhancing the general utility of RNA sequencing. The visualization features can reveal notable, non-trivial allelic imbalance behavior over specific regions, such as exons.\nCONCLUSIONS: The software provides a complete framework to perform allelic imbalance analyses of aligned RNA sequencing data, from detection to visualization, within the robust and versatile management class, ASEset.","DOI":"10.1186/s12859-015-0620-2","ISSN":"1471-2105","note":"PMID: 26066318\nPMCID: PMC4465016","shortTitle":"AllelicImbalance","journalAbbreviation":"BMC Bioinformatics","language":"eng","author":[{"family":"Gådin","given":"Jesper R."},{"family":"Hooft","given":"Ferdinand M.","non-dropping-particle":"van't"},{"family":"Eriksson","given":"Per"},{"family":"Folkersen","given":"Lasse"}],"issued":{"date-parts":[["2015",6,12]]}},"label":"page"},{"id":467,"uris":["http://zotero.org/users/local/3edLQjOs/items/NVUPRKPE"],"uri":["http://zotero.org/users/local/3edLQjOs/items/NVUPRKPE"],"itemData":{"id":467,"type":"article-journal","title":"Genome-wide analysis of allelic expression imbalance in human primary cells by high-throughput transcriptome resequencing","container-title":"Human Molecular Genetics","page":"122-134","volume":"19","issue":"1","source":"PubMed","abstract":"Many disease-associated variants identified by genome-wide association (GWA) studies are expected to regulate gene expression. Allele-specific expression (ASE) quantifies transcription from both haplotypes using individuals heterozygous at tested SNPs. We performed deep human transcriptome-wide resequencing (RNA-seq) for ASE analysis and expression quantitative trait locus discovery. We resequenced double poly(A)-selected RNA from primary CD4(+) T cells (n = 4 individuals, both activated and untreated conditions) and developed tools for paired-end RNA-seq alignment and ASE analysis. We generated an average of 20 million uniquely mapping 45 base reads per sample. We obtained sufficient read depth to test 1371 unique transcripts for ASE. Multiple biases inflate the false discovery rate which we estimate to be approximately 50% for random SNPs. However, after controlling for these biases and considering the subset of SNPs that pass HapMap QC, 4.6% of heterozygous SNP-sample pairs show evidence of imbalance (P &lt; 0.001). We validated four findings by both bacterial cloning and Sanger sequencing assays. We also found convincing evidence for allelic imbalance at multiple reporter exonic SNPs in CD6 for two samples heterozygous at the multiple sclerosis-associated variant rs17824933, linking GWA findings with variation in gene expression. Finally, we show in CD4(+) T cells from a further individual that high-throughput sequencing of genomic DNA and RNA-seq following enrichment for targeted gene sequences by sequence capture methods offers an unbiased means to increase the read depth for transcripts of interest, and therefore a method to investigate the regulatory role of many disease-associated genetic variants.","DOI":"10.1093/hmg/ddp473","ISSN":"1460-2083","note":"PMID: 19825846\nPMCID: PMC2792152","journalAbbreviation":"Hum. Mol. Genet.","language":"eng","author":[{"family":"Heap","given":"Graham A."},{"family":"Yang","given":"Jennie H. M."},{"family":"Downes","given":"Kate"},{"family":"Healy","given":"Barry C."},{"family":"Hunt","given":"Karen A."},{"family":"Bockett","given":"Nicholas"},{"family":"Franke","given":"Lude"},{"family":"Dubois","given":"Patrick C."},{"family":"Mein","given":"Charles A."},{"family":"Dobson","given":"Richard J."},{"family":"Albert","given":"Thomas J."},{"family":"Rodesch","given":"Matthew J."},{"family":"Clayton","given":"David G."},{"family":"Todd","given":"John A."},{"family":"Heel","given":"David A.","non-dropping-particle":"van"},{"family":"Plagnol","given":"Vincent"}],"issued":{"date-parts":[["2010",1,1]]}},"label":"page"},{"id":470,"uris":["http://zotero.org/users/local/3edLQjOs/items/YNGUTTCT"],"uri":["http://zotero.org/users/local/3edLQjOs/items/YNGUTTCT"],"itemData":{"id":470,"type":"article-journal","title":"Comparing computational methods for identification of allele-specific expression based on next generation sequencing data","container-title":"Genetic Epidemiology","page":"591-598","volume":"38","issue":"7","source":"PubMed","abstract":"Allele-specific expression (ASE) studies have wide-ranging implications for genome biology and medicine. Whole transcriptome RNA sequencing (RNA-Seq) has emerged as a genome-wide tool for identifying ASE, but suffers from mapping bias favoring reference alleles. Two categories of methods are adopted nowadays, to reduce the effect of mapping bias on ASE identification-normalizing RNA allelic ratio with the parallel genomic allelic ratio (pDNAar) and modifying reference genome to make reads carrying both alleles with the same chance to be mapped (mREF). We compared the sensitivity and specificity of both methods with simulated data, and demonstrated that the pDNAar, though ideally practical, was lower in sensitivity, because of its lower mapping rate of reads carrying nonreference (alternative) alleles, although mREF achieved higher sensitivity and specificity for its efficiency in mapping reads carrying both alleles. Application of these two methods in real sequencing data showed that mREF were able to identify more ASE loci because of its higher mapping efficiency, and able to correcting some seemly incorrect ASE loci identified by pDNAar due to the inefficiency in mapping reads carrying alternative alleles of pDNAar. Our study provides useful information for RNA sequencing data processing in the identification of ASE.","DOI":"10.1002/gepi.21846","ISSN":"1098-2272","note":"PMID: 25183311","journalAbbreviation":"Genet. Epidemiol.","language":"eng","author":[{"family":"Liu","given":"Zhi"},{"family":"Yang","given":"Jing"},{"family":"Xu","given":"Huayong"},{"family":"Li","given":"Chao"},{"family":"Wang","given":"Zhen"},{"family":"Li","given":"Yuanyuan"},{"family":"Dong","given":"Xiao"},{"family":"Li","given":"Yixue"}],"issued":{"date-parts":[["2014",11]]}},"label":"page"},{"id":472,"uris":["http://zotero.org/users/local/3edLQjOs/items/2J2TENW3"],"uri":["http://zotero.org/users/local/3edLQjOs/items/2J2TENW3"],"itemData":{"id":472,"type":"article-journal","title":"Genetic differentiation of hypothalamus parentally biased transcripts in populations of the house mouse implicate the Prader-Willi syndrome imprinted region as a possible source of behavioral divergence","container-title":"Molecular Biology and Evolution","page":"3240-3249","volume":"31","issue":"12","source":"PubMed","abstract":"Parentally biased expression of transcripts (genomic imprinting) in adult tissues, including the brain, can influence and possibly drive the evolution of behavioral traits. We have previously found that paternally determined cues are involved in population-specific mate choice decisions between two populations of the Western house mouse (Mus musculus domesticus). Here, we ask whether this could be mediated by genomically imprinted transcripts that are subject to fast differentiation between these populations. We focus on three organs that are of special relevance for mate choice and behavior: The vomeronasal organ (VNO), the hypothalamus, and the liver. To first identify candidate transcripts at a genome-wide scale, we used reciprocal crosses between M. m. domesticus and M. m. musculus inbred strains and RNA sequencing of the respective tissues. Using a false discovery cutoff derived from mock reciprocal cross comparisons, we find a total of 66 imprinted transcripts, 13 of which have previously not been described as imprinted. The largest number of imprinted transcripts were found in the hypothalamus; fewer were found in the VNO, and the least were found in the liver. To assess molecular differentiation and imprinting in the wild-derived M. m. domesticus populations, we sequenced the RNA of the hypothalamus from individuals of these populations. This confirmed the presence of the above identified transcripts also in wild populations and allowed us to search for those that show a high genetic differentiation between these populations. Our results identify the Ube3a-Snrpn imprinted region on chromosome 7 as a region that encompasses the largest number of previously not described transcripts with paternal expression bias, several of which are at the same time highly differentiated. For four of these, we confirmed their imprinting status via single nucleotide polymorphism-specific pyrosequencing assays with RNA from reciprocal crosses. In addition, we find the paternally expressed Peg13 transcript within the Trappc9 gene region on chromosome 15 to be highly differentiated. Interestingly, both regions have been implicated in Prader-Willi nervous system disorder phenotypes in humans. We suggest that these genomically imprinted regions are candidates for influencing the population-specific mate-choice in mice.","DOI":"10.1093/molbev/msu257","ISSN":"1537-1719","note":"PMID: 25172960\nPMCID: PMC4245819","journalAbbreviation":"Mol. Biol. Evol.","language":"eng","author":[{"family":"Lorenc","given":"Anna"},{"family":"Linnenbrink","given":"Miriam"},{"family":"Montero","given":"Inka"},{"family":"Schilhabel","given":"Markus B."},{"family":"Tautz","given":"Diethard"}],"issued":{"date-parts":[["2014",12]]}},"label":"page"},{"id":475,"uris":["http://zotero.org/users/local/3edLQjOs/items/GZA8UZBF"],"uri":["http://zotero.org/users/local/3edLQjOs/items/GZA8UZBF"],"itemData":{"id":475,"type":"article-journal","title":"A novel statistical approach for jointly analyzing RNA-Seq data from F1 reciprocal crosses and inbred lines","container-title":"Genetics","page":"389-399","volume":"197","issue":"1","source":"PubMed","abstract":"RNA sequencing (RNA-seq) not only measures total gene expression but may also measure allele-specific gene expression in diploid individuals. RNA-seq data collected from F1 reciprocal crosses in mice can powerfully dissect strain and parent-of-origin effects on allelic imbalance of gene expression. In this article, we develop a novel statistical approach to analyze RNA-seq data from F1 and inbred strains. Method development was motivated by a study of F1 reciprocal crosses derived from highly divergent mouse strains, to which we apply the proposed method. Our method jointly models the total number of reads and the number of allele-specific reads of each gene, which significantly boosts power for detecting strain and particularly parent-of-origin effects. The method deals with the overdispersion problem commonly observed in read counts and can flexibly adjust for the effects of covariates such as sex and read depth. The X chromosome in mouse presents particular challenges. As in other mammals, X chromosome inactivation silences one of the two X chromosomes in each female cell, although the choice of which chromosome to be silenced can be highly skewed by alleles at the X-linked X-controlling element (Xce) and stochastic effects. Our model accounts for these chromosome-wide effects on an individual level, allowing proper analysis of chromosome X expression. Furthermore, we propose a genomic control procedure to properly control type I error for RNA-seq studies. A number of these methodological improvements can also be applied to RNA-seq data from other species as well as other types of next-generation sequencing data sets. Finally, we show through simulations that increasing the number of samples is more beneficial than increasing the library size for mapping both the strain and parent-of-origin effects. Unless sample recruiting is too expensive to conduct, we recommend sequencing more samples with lower coverage.","DOI":"10.1534/genetics.113.160119","ISSN":"1943-2631","note":"PMID: 24561482\nPMCID: PMC4012495","journalAbbreviation":"Genetics","language":"eng","author":[{"family":"Zou","given":"Fei"},{"family":"Sun","given":"Wei"},{"family":"Crowley","given":"James J."},{"family":"Zhabotynsky","given":"Vasyl"},{"family":"Sullivan","given":"Patrick F."},{"family":"Pardo-Manuel de Villena","given":"Fernando"}],"issued":{"date-parts":[["2014",5]]}},"label":"page"}],"schema":"https://github.com/citation-style-language/schema/raw/master/csl-citation.json"} </w:instrText>
      </w:r>
      <w:r>
        <w:rPr>
          <w:rFonts w:eastAsia="Arial" w:asciiTheme="minorHAnsi" w:hAnsiTheme="minorHAnsi" w:cstheme="minorHAnsi"/>
          <w:lang w:val="en-US"/>
        </w:rPr>
        <w:fldChar w:fldCharType="separate"/>
      </w:r>
      <w:r>
        <w:rPr>
          <w:rFonts w:ascii="Calibri" w:hAnsi="Calibri" w:cs="Calibri"/>
          <w:szCs w:val="24"/>
          <w:lang w:val="en-US"/>
        </w:rPr>
        <w:t xml:space="preserve">(Gregg </w:t>
      </w:r>
      <w:r>
        <w:rPr>
          <w:rFonts w:ascii="Calibri" w:hAnsi="Calibri" w:cs="Calibri"/>
          <w:i/>
          <w:iCs/>
          <w:szCs w:val="24"/>
          <w:lang w:val="en-US"/>
        </w:rPr>
        <w:t>et al.</w:t>
      </w:r>
      <w:r>
        <w:rPr>
          <w:rFonts w:ascii="Calibri" w:hAnsi="Calibri" w:cs="Calibri"/>
          <w:szCs w:val="24"/>
          <w:lang w:val="en-US"/>
        </w:rPr>
        <w:t xml:space="preserve">, 2010; Babak </w:t>
      </w:r>
      <w:r>
        <w:rPr>
          <w:rFonts w:ascii="Calibri" w:hAnsi="Calibri" w:cs="Calibri"/>
          <w:i/>
          <w:iCs/>
          <w:szCs w:val="24"/>
          <w:lang w:val="en-US"/>
        </w:rPr>
        <w:t>et al.</w:t>
      </w:r>
      <w:r>
        <w:rPr>
          <w:rFonts w:ascii="Calibri" w:hAnsi="Calibri" w:cs="Calibri"/>
          <w:szCs w:val="24"/>
          <w:lang w:val="en-US"/>
        </w:rPr>
        <w:t xml:space="preserve">, 2015; DeVeale </w:t>
      </w:r>
      <w:r>
        <w:rPr>
          <w:rFonts w:ascii="Calibri" w:hAnsi="Calibri" w:cs="Calibri"/>
          <w:i/>
          <w:iCs/>
          <w:szCs w:val="24"/>
          <w:lang w:val="en-US"/>
        </w:rPr>
        <w:t>et al.</w:t>
      </w:r>
      <w:r>
        <w:rPr>
          <w:rFonts w:ascii="Calibri" w:hAnsi="Calibri" w:cs="Calibri"/>
          <w:szCs w:val="24"/>
          <w:lang w:val="en-US"/>
        </w:rPr>
        <w:t xml:space="preserve">, 2012; Gådin </w:t>
      </w:r>
      <w:r>
        <w:rPr>
          <w:rFonts w:ascii="Calibri" w:hAnsi="Calibri" w:cs="Calibri"/>
          <w:i/>
          <w:iCs/>
          <w:szCs w:val="24"/>
          <w:lang w:val="en-US"/>
        </w:rPr>
        <w:t>et al.</w:t>
      </w:r>
      <w:r>
        <w:rPr>
          <w:rFonts w:ascii="Calibri" w:hAnsi="Calibri" w:cs="Calibri"/>
          <w:szCs w:val="24"/>
          <w:lang w:val="en-US"/>
        </w:rPr>
        <w:t xml:space="preserve">, 2015; Heap </w:t>
      </w:r>
      <w:r>
        <w:rPr>
          <w:rFonts w:ascii="Calibri" w:hAnsi="Calibri" w:cs="Calibri"/>
          <w:i/>
          <w:iCs/>
          <w:szCs w:val="24"/>
          <w:lang w:val="en-US"/>
        </w:rPr>
        <w:t>et al.</w:t>
      </w:r>
      <w:r>
        <w:rPr>
          <w:rFonts w:ascii="Calibri" w:hAnsi="Calibri" w:cs="Calibri"/>
          <w:szCs w:val="24"/>
          <w:lang w:val="en-US"/>
        </w:rPr>
        <w:t xml:space="preserve">, 2010; Liu </w:t>
      </w:r>
      <w:r>
        <w:rPr>
          <w:rFonts w:ascii="Calibri" w:hAnsi="Calibri" w:cs="Calibri"/>
          <w:i/>
          <w:iCs/>
          <w:szCs w:val="24"/>
          <w:lang w:val="en-US"/>
        </w:rPr>
        <w:t>et al.</w:t>
      </w:r>
      <w:r>
        <w:rPr>
          <w:rFonts w:ascii="Calibri" w:hAnsi="Calibri" w:cs="Calibri"/>
          <w:szCs w:val="24"/>
          <w:lang w:val="en-US"/>
        </w:rPr>
        <w:t xml:space="preserve">, 2014; Lorenc </w:t>
      </w:r>
      <w:r>
        <w:rPr>
          <w:rFonts w:ascii="Calibri" w:hAnsi="Calibri" w:cs="Calibri"/>
          <w:i/>
          <w:iCs/>
          <w:szCs w:val="24"/>
          <w:lang w:val="en-US"/>
        </w:rPr>
        <w:t>et al.</w:t>
      </w:r>
      <w:r>
        <w:rPr>
          <w:rFonts w:ascii="Calibri" w:hAnsi="Calibri" w:cs="Calibri"/>
          <w:szCs w:val="24"/>
          <w:lang w:val="en-US"/>
        </w:rPr>
        <w:t xml:space="preserve">, 2014; Zou </w:t>
      </w:r>
      <w:r>
        <w:rPr>
          <w:rFonts w:ascii="Calibri" w:hAnsi="Calibri" w:cs="Calibri"/>
          <w:i/>
          <w:iCs/>
          <w:szCs w:val="24"/>
          <w:lang w:val="en-US"/>
        </w:rPr>
        <w:t>et al.</w:t>
      </w:r>
      <w:r>
        <w:rPr>
          <w:rFonts w:ascii="Calibri" w:hAnsi="Calibri" w:cs="Calibri"/>
          <w:szCs w:val="24"/>
          <w:lang w:val="en-US"/>
        </w:rPr>
        <w:t>, 2014)</w:t>
      </w:r>
      <w:r>
        <w:rPr>
          <w:rFonts w:eastAsia="Arial" w:asciiTheme="minorHAnsi" w:hAnsiTheme="minorHAnsi" w:cstheme="minorHAnsi"/>
          <w:lang w:val="en-US"/>
        </w:rPr>
        <w:fldChar w:fldCharType="end"/>
      </w:r>
      <w:r>
        <w:rPr>
          <w:rFonts w:eastAsia="Arial" w:asciiTheme="minorHAnsi" w:hAnsiTheme="minorHAnsi" w:cstheme="minorHAnsi"/>
          <w:lang w:val="en-US"/>
        </w:rPr>
        <w:t xml:space="preserve">, classical chi-square tests have been used, implying a normal distribution to approximate the binomial distribution. The mono-allelic expression of genes results in very few reads or no read from the repressed allele, which makes chi-square test difficult to apply. Simple binomial modeling has also frequently been used </w:t>
      </w:r>
      <w:r>
        <w:rPr>
          <w:rFonts w:eastAsia="Arial" w:asciiTheme="minorHAnsi" w:hAnsiTheme="minorHAnsi" w:cstheme="minorHAnsi"/>
          <w:lang w:val="en-US"/>
        </w:rPr>
        <w:fldChar w:fldCharType="begin"/>
      </w:r>
      <w:r>
        <w:rPr>
          <w:rFonts w:eastAsia="Arial" w:asciiTheme="minorHAnsi" w:hAnsiTheme="minorHAnsi" w:cstheme="minorHAnsi"/>
          <w:lang w:val="en-US"/>
        </w:rPr>
        <w:instrText xml:space="preserve"> ADDIN ZOTERO_ITEM CSL_CITATION {"citationID":"b5ld0j7v","properties":{"formattedCitation":"(Babak {\\i{}et al.}, 2008; Andergassen {\\i{}et al.}, 2015; Babak, 2012; Lagarrigue {\\i{}et al.}, 2013; Mayba {\\i{}et al.}, 2014; Metsalu {\\i{}et al.}, 2014; Nothnagel {\\i{}et al.}, 2011; Pinter {\\i{}et al.}, 2015; Romanel {\\i{}et al.}, 2015; Rozowsky {\\i{}et al.}, 2011; Soderlund {\\i{}et al.}, 2014; Tran {\\i{}et al.}, 2014)","plainCitation":"(Babak et al., 2008; Andergassen et al., 2015; Babak, 2012; Lagarrigue et al., 2013; Mayba et al., 2014; Metsalu et al., 2014; Nothnagel et al., 2011; Pinter et al., 2015; Romanel et al., 2015; Rozowsky et al., 2011; Soderlund et al., 2014; Tran et al., 2014)","noteIndex":0},"citationItems":[{"id":310,"uris":["http://zotero.org/users/local/3edLQjOs/items/CHAMEPYJ"],"uri":["http://zotero.org/users/local/3edLQjOs/items/CHAMEPYJ"],"itemData":{"id":310,"type":"article-journal","title":"Global survey of genomic imprinting by transcriptome sequencing","container-title":"Current biology: CB","page":"1735-1741","volume":"18","issue":"22","source":"PubMed","abstract":"Genomic imprinting restricts gene expression to a paternal or maternal allele. To date, approximately 90 imprinted transcripts have been identified in mouse, of which the majority were detected after intense interrogation of clusters of imprinted genes identified by phenotype-driven assays in mice with uniparental disomies [1]. Here we use selective priming and parallel sequencing to measure allelic bias in whole transcriptomes. By distinguishing parent-of-origin bias from strain-specific bias in embryos derived from a reciprocal cross of mice, we constructed a genome-wide map of imprinted transcription. This map was able to objectively locate over 80% of known imprinted loci and allowed the detection and confirmation of six novel imprinted genes. Even in the intensely studied embryonic day 9.5 developmental stage that we analyzed, more than half of all imprinted single-nucleotide polymorphisms did not overlap previously discovered imprinted transcripts; a large fraction of these represent novel noncoding RNAs within known imprinted loci. For example, a previously unnoticed, maternally expressed antisense transcript was mapped within the Grb10 locus. This study demonstrates the feasibility of using transcriptome sequencing for mapping of imprinted gene expression in physiologically normal animals. Such an approach will allow researchers to study imprinting without restricting themselves to individual loci or specific transcripts.","DOI":"10.1016/j.cub.2008.09.044","ISSN":"0960-9822","note":"PMID: 19026546","journalAbbreviation":"Curr. Biol.","language":"eng","author":[{"family":"Babak","given":"Tomas"},{"family":"Deveale","given":"Brian"},{"family":"Armour","given":"Christopher"},{"family":"Raymond","given":"Christopher"},{"family":"Cleary","given":"Michele A."},{"family":"Kooy","given":"Derek","non-dropping-particle":"van der"},{"family":"Johnson","given":"Jason M."},{"family":"Lim","given":"Lee P."}],"issued":{"date-parts":[["2008",11,25]]}},"label":"page"},{"id":478,"uris":["http://zotero.org/users/local/3edLQjOs/items/8BQR8KNZ"],"uri":["http://zotero.org/users/local/3edLQjOs/items/8BQR8KNZ"],"itemData":{"id":478,"type":"article-journal","title":"Allelome.PRO, a pipeline to define allele-specific genomic features from high-throughput sequencing data","container-title":"Nucleic Acids Research","page":"e146","volume":"43","issue":"21","source":"PubMed","abstract":"Detecting allelic biases from high-throughput sequencing data requires an approach that maximises sensitivity while minimizing false positives. Here, we present Allelome.PRO, an automated user-friendly bioinformatics pipeline, which uses high-throughput sequencing data from reciprocal crosses of two genetically distinct mouse strains to detect allele-specific expression and chromatin modifications. Allelome.PRO extends approaches used in previous studies that exclusively analyzed imprinted expression to give a complete picture of the 'allelome' by automatically categorising the allelic expression of all genes in a given cell type into imprinted, strain-biased, biallelic or non-informative. Allelome.PRO offers increased sensitivity to analyze lowly expressed transcripts, together with a robust false discovery rate empirically calculated from variation in the sequencing data. We used RNA-seq data from mouse embryonic fibroblasts from F1 reciprocal crosses to determine a biologically relevant allelic ratio cutoff, and define for the first time an entire allelome. Furthermore, we show that Allelome.PRO detects differential enrichment of H3K4me3 over promoters from ChIP-seq data validating the RNA-seq results. This approach can be easily extended to analyze histone marks of active enhancers, or transcription factor binding sites and therefore provides a powerful tool to identify candidate cis regulatory elements genome wide.","DOI":"10.1093/nar/gkv727","ISSN":"1362-4962","note":"PMID: 26202974\nPMCID: PMC4666383","journalAbbreviation":"Nucleic Acids Res.","language":"eng","author":[{"family":"Andergassen","given":"Daniel"},{"family":"Dotter","given":"Christoph P."},{"family":"Kulinski","given":"Tomasz M."},{"family":"Guenzl","given":"Philipp M."},{"family":"Bammer","given":"Philipp C."},{"family":"Barlow","given":"Denise P."},{"family":"Pauler","given":"Florian M."},{"family":"Hudson","given":"Quanah J."}],"issued":{"date-parts":[["2015",12,2]]}},"label":"page"},{"id":481,"uris":["http://zotero.org/users/local/3edLQjOs/items/W399UFN3"],"uri":["http://zotero.org/users/local/3edLQjOs/items/W399UFN3"],"itemData":{"id":481,"type":"article-journal","title":"Identification of imprinted loci by transcriptome sequencing","container-title":"Methods in Molecular Biology (Clifton, N.J.)","page":"79-88","volume":"925","source":"PubMed","abstract":"Enabled by high-throughput technologies that are capable of generating millions of sequencing reads, transcriptome sequencing is emerging as an important approach for mapping allelic imbalance (AI), where transcription is biased toward one allele in a diploid system. AI is identified by counting sequencing reads that map to genomic regions containing heterozygous SNPs, where the base identity of the SNP is used to distinguish allelic origin. Genomic imprinting is a special case of AI where bias is toward parental sex and can be identified by transcriptome sequencing of systems that represent reciprocally inherited loci. The focus of this protocol is on experimental design, analysis, and interpretation of genomic imprint discovery using whole transcriptome sequencing.","DOI":"10.1007/978-1-62703-011-3_6","ISSN":"1940-6029","note":"PMID: 22907492","journalAbbreviation":"Methods Mol. Biol.","language":"eng","author":[{"family":"Babak","given":"Tomas"}],"issued":{"date-parts":[["2012"]]}},"label":"page"},{"id":483,"uris":["http://zotero.org/users/local/3edLQjOs/items/THTC96C9"],"uri":["http://zotero.org/users/local/3edLQjOs/items/THTC96C9"],"itemData":{"id":483,"type":"article-journal","title":"Analysis of allele-specific expression in mouse liver by RNA-Seq: a comparison with Cis-eQTL identified using genetic linkage","container-title":"Genetics","page":"1157-1166","volume":"195","issue":"3","source":"PubMed","abstract":"We report an analysis of allele-specific expression (ASE) and parent-of-origin expression in adult mouse liver using next generation sequencing (RNA-Seq) of reciprocal crosses of heterozygous F1 mice from the parental strains C57BL/6J and DBA/2J. We found a 60% overlap between genes exhibiting ASE and putative cis-acting expression quantitative trait loci (cis-eQTL) identified in an intercross between the same strains. We discuss the various biological and technical factors that contribute to the differences. We also identify genes exhibiting parental imprinting and complex expression patterns. Our study demonstrates the importance of biological replicates to limit the number of false positives with RNA-Seq data.","DOI":"10.1534/genetics.113.153882","ISSN":"1943-2631","note":"PMID: 24026101\nPMCID: PMC3813844","shortTitle":"Analysis of allele-specific expression in mouse liver by RNA-Seq","journalAbbreviation":"Genetics","language":"eng","author":[{"family":"Lagarrigue","given":"Sandrine"},{"family":"Martin","given":"Lisa"},{"family":"Hormozdiari","given":"Farhad"},{"family":"Roux","given":"Pierre-François"},{"family":"Pan","given":"Calvin"},{"family":"Nas","given":"Atila","non-dropping-particle":"van"},{"family":"Demeure","given":"Olivier"},{"family":"Cantor","given":"Rita"},{"family":"Ghazalpour","given":"Anatole"},{"family":"Eskin","given":"Eleazar"},{"family":"Lusis","given":"Aldons J."}],"issued":{"date-parts":[["2013",11]]}},"label":"page"},{"id":486,"uris":["http://zotero.org/users/local/3edLQjOs/items/GD8NBW27"],"uri":["http://zotero.org/users/local/3edLQjOs/items/GD8NBW27"],"itemData":{"id":486,"type":"article-journal","title":"MBASED: allele-specific expression detection in cancer tissues and cell lines","container-title":"Genome Biology","page":"405","volume":"15","issue":"8","source":"PubMed","abstract":"Allele-specific gene expression, ASE, is an important aspect of gene regulation. We developed a novel method MBASED, meta-analysis based allele-specific expression detection for ASE detection using RNA-seq data that aggregates information across multiple single nucleotide variation loci to obtain a gene-level measure of ASE, even when prior phasing information is unavailable. MBASED is capable of one-sample and two-sample analyses and performs well in simulations. We applied MBASED to a panel of cancer cell lines and paired tumor-normal tissue samples, and observed extensive ASE in cancer, but not normal, samples, mainly driven by genomic copy number alterations.","DOI":"10.1186/s13059-014-0405-3","ISSN":"1474-760X","note":"PMID: 25315065\nPMCID: PMC4165366","shortTitle":"MBASED","journalAbbreviation":"Genome Biol.","language":"eng","author":[{"family":"Mayba","given":"Oleg"},{"family":"Gilbert","given":"Houston N."},{"family":"Liu","given":"Jinfeng"},{"family":"Haverty","given":"Peter M."},{"family":"Jhunjhunwala","given":"Suchit"},{"family":"Jiang","given":"Zhaoshi"},{"family":"Watanabe","given":"Colin"},{"family":"Zhang","given":"Zemin"}],"issued":{"date-parts":[["2014",8,7]]}},"label":"page"},{"id":489,"uris":["http://zotero.org/users/local/3edLQjOs/items/KVVKKLPX"],"uri":["http://zotero.org/users/local/3edLQjOs/items/KVVKKLPX"],"itemData":{"id":489,"type":"article-journal","title":"Using RNA sequencing for identifying gene imprinting and random monoallelic expression in human placenta","container-title":"Epigenetics","page":"1397-1409","volume":"9","issue":"10","source":"PubMed","abstract":"Given the possible critical importance of placental gene imprinting and random monoallelic expression on fetal and infant health, most of those genes must be identified, in order to understand the risks that the baby might meet during pregnancy and after birth. Therefore, the aim of the current study was to introduce a workflow and tools for analyzing imprinted and random monoallelic gene expression in human placenta, by applying whole-transcriptome (WT) RNA sequencing of placental tissue and genotyping of coding DNA variants in family trios. Ten family trios, each with a healthy spontaneous single-term pregnancy, were recruited. Total RNA was extracted for WT analysis, providing the full sequence information for the placental transcriptome. Parental and child blood DNA genotypes were analyzed by exome SNP genotyping microarrays, mapping the inheritance and estimating the abundance of parental expressed alleles. Imprinted genes showed consistent expression from either parental allele, as demonstrated by the SNP content of sequenced transcripts, while monoallelically expressed genes had random activity of parental alleles. We revealed 4 novel possible imprinted genes (LGALS8, LGALS14, PAPPA2 and SPTLC3) and confirmed the imprinting of 4 genes (AIM1, PEG10, RHOBTB3 and ZFAT-AS1) in human placenta. The major finding was the identification of 4 genes (ABP1, BCLAF1, IFI30 and ZFAT) with random allelic bias, expressing one of the parental alleles preferentially. The main functions of the imprinted and monoallelically expressed genes included: i) mediating cellular apoptosis and tissue development; ii) regulating inflammation and immune system; iii) facilitating metabolic processes; and iv) regulating cell cycle.","DOI":"10.4161/15592294.2014.970052","ISSN":"1559-2308","note":"PMID: 25437054\nPMCID: PMC4623103","journalAbbreviation":"Epigenetics","language":"eng","author":[{"family":"Metsalu","given":"Tauno"},{"family":"Viltrop","given":"Triin"},{"family":"Tiirats","given":"Airi"},{"family":"Rajashekar","given":"Balaji"},{"family":"Reimann","given":"Ene"},{"family":"Kõks","given":"Sulev"},{"family":"Rull","given":"Kristiina"},{"family":"Milani","given":"Lili"},{"family":"Acharya","given":"Ganesh"},{"family":"Basnet","given":"Purusotam"},{"family":"Vilo","given":"Jaak"},{"family":"Mägi","given":"Reedik"},{"family":"Metspalu","given":"Andres"},{"family":"Peters","given":"Maire"},{"family":"Haller-Kikkatalo","given":"Kadri"},{"family":"Salumets","given":"Andres"}],"issued":{"date-parts":[["2014",10]]}},"label":"page"},{"id":492,"uris":["http://zotero.org/users/local/3edLQjOs/items/DTQ2GJX6"],"uri":["http://zotero.org/users/local/3edLQjOs/items/DTQ2GJX6"],"itemData":{"id":492,"type":"article-journal","title":"Statistical inference of allelic imbalance from transcriptome data","container-title":"Human Mutation","page":"98-106","volume":"32","issue":"1","source":"PubMed","abstract":"Next-generation sequencing and the availability of high-density genotyping arrays have facilitated an analysis of somatic and meiotic mutations at unprecedented level, but drawing sensible conclusions about the functional relevance of the detected variants still remains a formidable challenge. In this context, the study of allelic imbalance in intermediate RNA phenotypes may prove a useful means to elucidate the likely effects of DNA variants of unknown significance. We developed a statistical framework for the assessment of allelic imbalance in next-generation transcriptome sequencing (RNA-seq) data that requires neither an expression reference nor the underlying nuclear genotype(s), and that allows for allele miscalls. Using extensive simulation as well as publicly available whole-transcriptome data from European-descent individuals in HapMap, we explored the power of our approach in terms of both genotype inference and allelic imbalance assessment under a wide range of practically relevant scenarios. In so doing, we verified a superior performance of our methodology, particularly at low sequencing coverage, compared to the more simplistic approach of completely ignoring allele miscalls. Because the proposed framework can be used to assess somatic mutations and allelic imbalance in one and the same set of RNA-seq data, it will be particularly useful for the analysis of somatic genetic variation in cancer studies.","DOI":"10.1002/humu.21396","ISSN":"1098-1004","note":"PMID: 21120951","journalAbbreviation":"Hum. Mutat.","language":"eng","author":[{"family":"Nothnagel","given":"Michael"},{"family":"Wolf","given":"Andreas"},{"family":"Herrmann","given":"Alexander"},{"family":"Szafranski","given":"Karol"},{"family":"Vater","given":"Inga"},{"family":"Brosch","given":"Mario"},{"family":"Huse","given":"Klaus"},{"family":"Siebert","given":"Reiner"},{"family":"Platzer","given":"Matthias"},{"family":"Hampe","given":"Jochen"},{"family":"Krawczak","given":"Michael"}],"issued":{"date-parts":[["2011",1]]}},"label":"page"},{"id":495,"uris":["http://zotero.org/users/local/3edLQjOs/items/PNYTLFL3"],"uri":["http://zotero.org/users/local/3edLQjOs/items/PNYTLFL3"],"itemData":{"id":495,"type":"article-journal","title":"Allelic Imbalance Is a Prevalent and Tissue-Specific Feature of the Mouse Transcriptome","container-title":"Genetics","page":"537-549","volume":"200","issue":"2","source":"PubMed","abstract":"In mammals, several classes of monoallelic genes have been identified, including those subject to X-chromosome inactivation (XCI), genomic imprinting, and random monoallelic expression (RMAE). However, the extent to which these epigenetic phenomena are influenced by underlying genetic variation is unknown. Here we perform a systematic classification of allelic imbalance in mouse hybrids derived from reciprocal crosses of divergent strains. We observe that deviation from balanced biallelic expression is common, occurring in </w:instrText>
      </w:r>
      <w:r>
        <w:rPr>
          <w:rFonts w:ascii="Cambria Math" w:hAnsi="Cambria Math" w:eastAsia="Arial" w:cs="Cambria Math"/>
          <w:lang w:val="en-US"/>
        </w:rPr>
        <w:instrText xml:space="preserve">∼</w:instrText>
      </w:r>
      <w:r>
        <w:rPr>
          <w:rFonts w:eastAsia="Arial" w:asciiTheme="minorHAnsi" w:hAnsiTheme="minorHAnsi" w:cstheme="minorHAnsi"/>
          <w:lang w:val="en-US"/>
        </w:rPr>
        <w:instrText xml:space="preserve">20% of the mouse transcriptome in a given tissue. Allelic imbalance attributed to genotypic variation is by far the most prevalent class and typically is tissue-specific. However, some genotype-based imbalance is maintained across tissues and is associated with greater genetic variation, especially in 5' and 3' termini of transcripts. We further identify novel random monoallelic and imprinted genes and find that genotype can modify penetrance of parental origin even in the setting of large imprinted regions. Examination of nascent transcripts in single cells from inbred parental strains reveals that genes showing genotype-based imbalance in hybrids can also exhibit monoallelic expression in isogenic backgrounds. This surprising observation may suggest a competition between alleles and/or reflect the combined impact of cis- and trans-acting variation on expression of a given gene. Our findings provide novel insights into gene regulation and may be relevant to human genetic variation and disease.","DOI":"10.1534/genetics.115.176263","ISSN":"1943-2631","note":"PMID: 25858912\nPMCID: PMC4492378","journalAbbreviation":"Genetics","language":"eng","author":[{"family":"Pinter","given":"Stefan F."},{"family":"Colognori","given":"David"},{"family":"Beliveau","given":"Brian J."},{"family":"Sadreyev","given":"Ruslan I."},{"family":"Payer","given":"Bernhard"},{"family":"Yildirim","given":"Eda"},{"family":"Wu","given":"Chao-Ting"},{"family":"Lee","given":"Jeannie T."}],"issued":{"date-parts":[["2015",6]]}},"label":"page"},{"id":498,"uris":["http://zotero.org/users/local/3edLQjOs/items/BU9Y2QZ7"],"uri":["http://zotero.org/users/local/3edLQjOs/items/BU9Y2QZ7"],"itemData":{"id":498,"type":"article-journal","title":"ASEQ: fast allele-specific studies from next-generation sequencing data","container-title":"BMC medical genomics","page":"9","volume":"8","source":"PubMed","abstract":"BACKGROUND: Single base level information from next-generation sequencing (NGS) allows for the quantitative assessment of biological phenomena such as mosaicism or allele-specific features in healthy and diseased cells. Such studies often present with computationally challenging burdens that hinder genome-wide investigations across large datasets that are now becoming available through the 1,000 Genomes Project and The Cancer Genome Atlas (TCGA) initiatives.\nRESULTS: We present ASEQ, a tool to perform gene-level allele-specific expression (ASE) analysis from paired genomic and transcriptomic NGS data without requiring paternal and maternal genome data. ASEQ offers an easy-to-use set of modes that transparently to the user takes full advantage of a built-in fast computational engine. We report its performances on a set of 20 individuals from the 1,000 Genomes Project and show its detection power on imprinted genes. Next we demonstrate high level of ASE calls concordance when comparing it to AlleleSeq and MBASED tools. Finally, using a prostate cancer dataset we report on a higher fraction of ASE genes with respect to healthy individuals and show allele-specific events nominated by ASEQ in genes that are implicated in the disease.\nCONCLUSIONS: ASEQ can be used to rapidly and reliably screen large NGS datasets for the identification of allele specific features. It can be integrated in any NGS pipeline and runs on computer systems with multiple CPUs, CPUs with multiple cores or across clusters of machines.","DOI":"10.1186/s12920-015-0084-2","ISSN":"1755-8794","note":"PMID: 25889339\nPMCID: PMC4363342","shortTitle":"ASEQ","journalAbbreviation":"BMC Med Genomics","language":"eng","author":[{"family":"Romanel","given":"Alessandro"},{"family":"Lago","given":"Sara"},{"family":"Prandi","given":"Davide"},{"family":"Sboner","given":"Andrea"},{"family":"Demichelis","given":"Francesca"}],"issued":{"date-parts":[["2015",3,1]]}},"label":"page"},{"id":501,"uris":["http://zotero.org/users/local/3edLQjOs/items/8LJ3E52W"],"uri":["http://zotero.org/users/local/3edLQjOs/items/8LJ3E52W"],"itemData":{"id":501,"type":"article-journal","title":"AlleleSeq: analysis of allele-specific expression and binding in a network framework","container-title":"Molecular Systems Biology","page":"522","volume":"7","source":"PubMed","abstract":"To study allele-specific expression (ASE) and binding (ASB), that is, differences between the maternally and paternally derived alleles, we have developed a computational pipeline (AlleleSeq). Our pipeline initially constructs a diploid personal genome sequence (and corresponding personalized gene annotation) using genomic sequence variants (SNPs, indels, and structural variants), and then identifies allele-specific events with significant differences in the number of mapped reads between maternal and paternal alleles. There are many technical challenges in the construction and alignment of reads to a personal diploid genome sequence that we address, for example, bias of reads mapping to the reference allele. We have applied AlleleSeq to variation data for NA12878 from the 1000 Genomes Project as well as matched, deeply sequenced RNA-Seq and ChIP-Seq data sets generated for this purpose. In addition to observing fairly widespread allele-specific behavior within individual functional genomic data sets (including results consistent with X-chromosome inactivation), we can study the interaction between ASE and ASB. Furthermore, we investigate the coordination between ASE and ASB from multiple transcription factors events using a regulatory network framework. Correlation analyses and network motifs show mostly coordinated ASB and ASE.","DOI":"10.1038/msb.2011.54","ISSN":"1744-4292","note":"PMID: 21811232\nPMCID: PMC3208341","shortTitle":"AlleleSeq","journalAbbreviation":"Mol. Syst. Biol.","language":"eng","author":[{"family":"Rozowsky","given":"Joel"},{"family":"Abyzov","given":"Alexej"},{"family":"Wang","given":"Jing"},{"family":"Alves","given":"Pedro"},{"family":"Raha","given":"Debasish"},{"family":"Harmanci","given":"Arif"},{"family":"Leng","given":"Jing"},{"family":"Bjornson","given":"Robert"},{"family":"Kong","given":"Yong"},{"family":"Kitabayashi","given":"Naoki"},{"family":"Bhardwaj","given":"Nitin"},{"family":"Rubin","given":"Mark"},{"family":"Snyder","given":"Michael"},{"family":"Gerstein","given":"Mark"}],"issued":{"date-parts":[["2011",8,2]]}},"label":"page"},{"id":504,"uris":["http://zotero.org/users/local/3edLQjOs/items/K8DF5IB4"],"uri":["http://zotero.org/users/local/3edLQjOs/items/K8DF5IB4"],"itemData":{"id":504,"type":"article-journal","title":"Allele Workbench: transcriptome pipeline and interactive graphics for allele-specific expression","container-title":"PloS One","page":"e115740","volume":"9","issue":"12","source":"PubMed","abstract":"Sequencing the transcriptome can answer various questions such as determining the transcripts expressed in a given species for a specific tissue or condition, evaluating differential expression, discovering variants, and evaluating allele-specific expression. Differential expression evaluates the expression differences between different strains, tissues, and conditions. Allele-specific expression evaluates expression differences between parental alleles. Both differential expression and allele-specific expression have been studied for heterosis (hybrid vigor), where the hybrid has improved performance over the parents for one or more traits. The Allele Workbench software was developed for a heterosis study that evaluated allele-specific expression for a mouse F1 hybrid using libraries from multiple tissues with biological replicates. This software has been made into a distributable package, which includes a pipeline, a Java interface to build the database, and a Java interface for query and display of the results. The required input is a reference genome, annotation file, and one or more RNA-Seq libraries with optional replicates. It evaluates allelic imbalance at the SNP and transcript level and flags transcripts with significant opposite directional allele-specific expression. The Java interface allows the user to view data from libraries, replicates, genes, transcripts, exons, and variants, including queries on allele imbalance for selected libraries. To determine the impact of allele-specific SNPs on protein folding, variants are annotated with their effect (e.g., missense), and the parental protein sequences may be exported for protein folding analysis. The Allele Workbench processing results in transcript files and read counts that can be used as input to the previously published Transcriptome Computational Workbench, which has a new algorithm for determining a trimmed set of gene ontology terms. The software with demo files is available from https://code.google.com/p/allele-workbench. Additionally, all software is ready for immediate use from an Atmosphere Virtual Machine Image available from the iPlant Collaborative (www.iplantcollaborative.org).","DOI":"10.1371/journal.pone.0115740","ISSN":"1932-6203","note":"PMID: 25541944\nPMCID: PMC4277417","shortTitle":"Allele Workbench","journalAbbreviation":"PLoS ONE","language":"eng","author":[{"family":"Soderlund","given":"Carol A."},{"family":"Nelson","given":"William M."},{"family":"Goff","given":"Stephen A."}],"issued":{"date-parts":[["2014"]]}},"label":"page"},{"id":507,"uris":["http://zotero.org/users/local/3edLQjOs/items/48275RCY"],"uri":["http://zotero.org/users/local/3edLQjOs/items/48275RCY"],"itemData":{"id":507,"type":"article-journal","title":"Characterization of the imprinting signature of mouse embryo fibroblasts by RNA deep sequencing","container-title":"Nucleic Acids Research","page":"1772-1783","volume":"42","issue":"3","source":"PubMed","abstract":"Mouse embryo fibroblasts (MEFs) are convenient sources for biochemical studies when cell number in mouse embryos is limiting. To derive the imprinting signature of MEFs and potentially detect novel imprinted genes we performed strand- and allele-specific RNA deep sequencing. We used sequenom allelotyping in embryo and adult organs to verify parental allele-specific expression. Thirty-two known ubiquitously imprinted genes</w:instrText>
      </w:r>
      <w:r>
        <w:rPr>
          <w:rFonts w:eastAsia="Arial" w:asciiTheme="minorHAnsi" w:hAnsiTheme="minorHAnsi" w:cstheme="minorHAnsi"/>
        </w:rPr>
        <w:instrText xml:space="preserve"> displayed correct parental allele-specific transcripts in MEFs. Our analysis did not reveal any novel imprinted genes, but detected extended parental allele-specific transcripts in several known imprinted domains: maternal allele-specific transcripts downstream of Grb10 and downstream of Meg3, Rtl1as and Rian in the Dlk1-Dio3 cluster, an imprinted domain implicated in development and pluripotency. We detected paternal allele-specific transcripts downstream of Nespas, Peg3, Peg12 and Snurf/Snrpn. These imprinted transcript extensions were not unique to MEFs, but were also present in other somatic cells. The 5' end points of the imprinted transcript extensions did not carry opposing chromatin marks or parental allele-specific DNA methylation, suggesting that their parental allele-specific transcription is under the control of the extended imprinted genes. Based on the imprinting signature of MEFs, these cells provide valid models for understanding the biochemical aspects of genomic imprinting.","DOI":"10.1093/nar/gkt1042","ISSN":"1362-4962","note":"PMID: 24217910\nPMCID: PMC3919614","journalAbbreviation":"Nucleic Acids Res.","language":"eng","author":[{"family":"Tran","given":"Diana A."},{"family":"Bai","given":"Angela Y."},{"family":"Singh","given":"Purnima"},{"family":"Wu","given":"Xiwei"},{"family":"Szabó","given":"Piroska E."}],"issued":{"date-parts":[["2014",2]]}},"label":"page"}],"schema":"https://github.com/citation-style-language/schema/raw/master/csl-citation.json"} </w:instrText>
      </w:r>
      <w:r>
        <w:rPr>
          <w:rFonts w:eastAsia="Arial" w:asciiTheme="minorHAnsi" w:hAnsiTheme="minorHAnsi" w:cstheme="minorHAnsi"/>
          <w:lang w:val="en-US"/>
        </w:rPr>
        <w:fldChar w:fldCharType="separate"/>
      </w:r>
      <w:r>
        <w:rPr>
          <w:rFonts w:ascii="Calibri" w:hAnsi="Calibri" w:cs="Calibri"/>
          <w:szCs w:val="24"/>
        </w:rPr>
        <w:t xml:space="preserve">(Babak </w:t>
      </w:r>
      <w:r>
        <w:rPr>
          <w:rFonts w:ascii="Calibri" w:hAnsi="Calibri" w:cs="Calibri"/>
          <w:i/>
          <w:iCs/>
          <w:szCs w:val="24"/>
        </w:rPr>
        <w:t>et al.</w:t>
      </w:r>
      <w:r>
        <w:rPr>
          <w:rFonts w:ascii="Calibri" w:hAnsi="Calibri" w:cs="Calibri"/>
          <w:szCs w:val="24"/>
        </w:rPr>
        <w:t xml:space="preserve">, 2008; Andergassen </w:t>
      </w:r>
      <w:r>
        <w:rPr>
          <w:rFonts w:ascii="Calibri" w:hAnsi="Calibri" w:cs="Calibri"/>
          <w:i/>
          <w:iCs/>
          <w:szCs w:val="24"/>
        </w:rPr>
        <w:t>et al.</w:t>
      </w:r>
      <w:r>
        <w:rPr>
          <w:rFonts w:ascii="Calibri" w:hAnsi="Calibri" w:cs="Calibri"/>
          <w:szCs w:val="24"/>
        </w:rPr>
        <w:t xml:space="preserve">, 2015; Babak, 2012; Lagarrigue </w:t>
      </w:r>
      <w:r>
        <w:rPr>
          <w:rFonts w:ascii="Calibri" w:hAnsi="Calibri" w:cs="Calibri"/>
          <w:i/>
          <w:iCs/>
          <w:szCs w:val="24"/>
        </w:rPr>
        <w:t>et al.</w:t>
      </w:r>
      <w:r>
        <w:rPr>
          <w:rFonts w:ascii="Calibri" w:hAnsi="Calibri" w:cs="Calibri"/>
          <w:szCs w:val="24"/>
        </w:rPr>
        <w:t xml:space="preserve">, 2013; Mayba </w:t>
      </w:r>
      <w:r>
        <w:rPr>
          <w:rFonts w:ascii="Calibri" w:hAnsi="Calibri" w:cs="Calibri"/>
          <w:i/>
          <w:iCs/>
          <w:szCs w:val="24"/>
        </w:rPr>
        <w:t>et al.</w:t>
      </w:r>
      <w:r>
        <w:rPr>
          <w:rFonts w:ascii="Calibri" w:hAnsi="Calibri" w:cs="Calibri"/>
          <w:szCs w:val="24"/>
        </w:rPr>
        <w:t xml:space="preserve">, 2014; Metsalu </w:t>
      </w:r>
      <w:r>
        <w:rPr>
          <w:rFonts w:ascii="Calibri" w:hAnsi="Calibri" w:cs="Calibri"/>
          <w:i/>
          <w:iCs/>
          <w:szCs w:val="24"/>
        </w:rPr>
        <w:t>et al.</w:t>
      </w:r>
      <w:r>
        <w:rPr>
          <w:rFonts w:ascii="Calibri" w:hAnsi="Calibri" w:cs="Calibri"/>
          <w:szCs w:val="24"/>
        </w:rPr>
        <w:t xml:space="preserve">, 2014; Nothnagel </w:t>
      </w:r>
      <w:r>
        <w:rPr>
          <w:rFonts w:ascii="Calibri" w:hAnsi="Calibri" w:cs="Calibri"/>
          <w:i/>
          <w:iCs/>
          <w:szCs w:val="24"/>
        </w:rPr>
        <w:t>et al.</w:t>
      </w:r>
      <w:r>
        <w:rPr>
          <w:rFonts w:ascii="Calibri" w:hAnsi="Calibri" w:cs="Calibri"/>
          <w:szCs w:val="24"/>
        </w:rPr>
        <w:t xml:space="preserve">, 2011; Pinter </w:t>
      </w:r>
      <w:r>
        <w:rPr>
          <w:rFonts w:ascii="Calibri" w:hAnsi="Calibri" w:cs="Calibri"/>
          <w:i/>
          <w:iCs/>
          <w:szCs w:val="24"/>
        </w:rPr>
        <w:t>et al.</w:t>
      </w:r>
      <w:r>
        <w:rPr>
          <w:rFonts w:ascii="Calibri" w:hAnsi="Calibri" w:cs="Calibri"/>
          <w:szCs w:val="24"/>
        </w:rPr>
        <w:t xml:space="preserve">, 2015; Romanel </w:t>
      </w:r>
      <w:r>
        <w:rPr>
          <w:rFonts w:ascii="Calibri" w:hAnsi="Calibri" w:cs="Calibri"/>
          <w:i/>
          <w:iCs/>
          <w:szCs w:val="24"/>
        </w:rPr>
        <w:t>et al.</w:t>
      </w:r>
      <w:r>
        <w:rPr>
          <w:rFonts w:ascii="Calibri" w:hAnsi="Calibri" w:cs="Calibri"/>
          <w:szCs w:val="24"/>
        </w:rPr>
        <w:t xml:space="preserve">, 2015; Rozowsky </w:t>
      </w:r>
      <w:r>
        <w:rPr>
          <w:rFonts w:ascii="Calibri" w:hAnsi="Calibri" w:cs="Calibri"/>
          <w:i/>
          <w:iCs/>
          <w:szCs w:val="24"/>
        </w:rPr>
        <w:t>et al.</w:t>
      </w:r>
      <w:r>
        <w:rPr>
          <w:rFonts w:ascii="Calibri" w:hAnsi="Calibri" w:cs="Calibri"/>
          <w:szCs w:val="24"/>
        </w:rPr>
        <w:t xml:space="preserve">, 2011; Soderlund </w:t>
      </w:r>
      <w:r>
        <w:rPr>
          <w:rFonts w:ascii="Calibri" w:hAnsi="Calibri" w:cs="Calibri"/>
          <w:i/>
          <w:iCs/>
          <w:szCs w:val="24"/>
        </w:rPr>
        <w:t>et al.</w:t>
      </w:r>
      <w:r>
        <w:rPr>
          <w:rFonts w:ascii="Calibri" w:hAnsi="Calibri" w:cs="Calibri"/>
          <w:szCs w:val="24"/>
        </w:rPr>
        <w:t xml:space="preserve">, 2014; Tran </w:t>
      </w:r>
      <w:r>
        <w:rPr>
          <w:rFonts w:ascii="Calibri" w:hAnsi="Calibri" w:cs="Calibri"/>
          <w:i/>
          <w:iCs/>
          <w:szCs w:val="24"/>
        </w:rPr>
        <w:t>et al.</w:t>
      </w:r>
      <w:r>
        <w:rPr>
          <w:rFonts w:ascii="Calibri" w:hAnsi="Calibri" w:cs="Calibri"/>
          <w:szCs w:val="24"/>
        </w:rPr>
        <w:t>, 2014)</w:t>
      </w:r>
      <w:r>
        <w:rPr>
          <w:rFonts w:eastAsia="Arial" w:asciiTheme="minorHAnsi" w:hAnsiTheme="minorHAnsi" w:cstheme="minorHAnsi"/>
          <w:lang w:val="en-US"/>
        </w:rPr>
        <w:fldChar w:fldCharType="end"/>
      </w:r>
      <w:r>
        <w:rPr>
          <w:rFonts w:eastAsia="Arial" w:asciiTheme="minorHAnsi" w:hAnsiTheme="minorHAnsi" w:cstheme="minorHAnsi"/>
        </w:rPr>
        <w:t xml:space="preserve">. </w:t>
      </w:r>
      <w:r>
        <w:rPr>
          <w:rFonts w:eastAsia="Arial" w:asciiTheme="minorHAnsi" w:hAnsiTheme="minorHAnsi" w:cstheme="minorHAnsi"/>
          <w:lang w:val="en-US"/>
        </w:rPr>
        <w:t xml:space="preserve">The binomial distribution underlies the Storer-Kim exact test </w:t>
      </w:r>
      <w:r>
        <w:rPr>
          <w:rFonts w:eastAsia="Arial" w:asciiTheme="minorHAnsi" w:hAnsiTheme="minorHAnsi" w:cstheme="minorHAnsi"/>
          <w:lang w:val="en-US"/>
        </w:rPr>
        <w:fldChar w:fldCharType="begin"/>
      </w:r>
      <w:r>
        <w:rPr>
          <w:rFonts w:eastAsia="Arial" w:asciiTheme="minorHAnsi" w:hAnsiTheme="minorHAnsi" w:cstheme="minorHAnsi"/>
          <w:lang w:val="en-US"/>
        </w:rPr>
        <w:instrText xml:space="preserve"> ADDIN ZOTERO_ITEM CSL_CITATION {"citationID":"rUnMMvKj","properties":{"formattedCitation":"(Storer and Kim, 1990)","plainCitation":"(Storer and Kim, 1990)","noteIndex":0},"citationItems":[{"id":510,"uris":["http://zotero.org/users/local/3edLQjOs/items/GMJUHYTI"],"uri":["http://zotero.org/users/local/3edLQjOs/items/GMJUHYTI"],"itemData":{"id":510,"type":"article-journal","title":"Exact Properties of Some Exact Test Statistics for Comparing Two Binomial Proportions","container-title":"Journal of the American Statistical Association","page":"146-155","volume":"85","issue":"409","abstract":"Using exact unconditional distributions, we evaluated the size and power of four exact test procedures and three versions of the &amp;#x3c7;2 statistic for the two-sample binomial problem in small-to-moderate sample sizes. The exact unconditional test (Suissa and Shuster 1985) and Fisher's (1935) exact test are the only tests whose size can be guaranteed never to exceed the nominal size. Though the former is distinctly more powerful, it is also computationally difficult. We propose an alternative that approximates the exact unconditional test by computing the exact distribution of the &amp;#x3c7;2 statistic at a single point, the maximum likelihood estimate of the common success probability. This test is a modification of the test of Liddell (1978), which considered the exact distribution of the difference in the sample proportions. Our test is generally more powerful than either the exact unconditional or Liddell's test, and its true size rarely exceeds the nominal size. The uncorrected &amp;#x3c7;2 statistic is frequently anticonservative, but the magnitude of the excess in size is usually moderate. Though this point has been somewhat controversial for many years, we endorse the view that one should not use Fisher's exact test or Yates's continuity correction in the usual unconditional sampling setting.","DOI":"10.2307/2289537","ISSN":"01621459","author":[{"family":"Storer","given":"Barry E."},{"family":"Kim","given":"Choongrak"}],"issued":{"date-parts":[["1990"]]}}}],"schema":"https://github.com/citation-style-language/schema/raw/master/csl-citation.json"} </w:instrText>
      </w:r>
      <w:r>
        <w:rPr>
          <w:rFonts w:eastAsia="Arial" w:asciiTheme="minorHAnsi" w:hAnsiTheme="minorHAnsi" w:cstheme="minorHAnsi"/>
          <w:lang w:val="en-US"/>
        </w:rPr>
        <w:fldChar w:fldCharType="separate"/>
      </w:r>
      <w:r>
        <w:rPr>
          <w:rFonts w:ascii="Calibri" w:hAnsi="Calibri" w:cs="Calibri"/>
          <w:lang w:val="en-US"/>
        </w:rPr>
        <w:t>(Storer and Kim, 1990)</w:t>
      </w:r>
      <w:r>
        <w:rPr>
          <w:rFonts w:eastAsia="Arial" w:asciiTheme="minorHAnsi" w:hAnsiTheme="minorHAnsi" w:cstheme="minorHAnsi"/>
          <w:lang w:val="en-US"/>
        </w:rPr>
        <w:fldChar w:fldCharType="end"/>
      </w:r>
      <w:r>
        <w:rPr>
          <w:rFonts w:eastAsia="Arial" w:asciiTheme="minorHAnsi" w:hAnsiTheme="minorHAnsi" w:cstheme="minorHAnsi"/>
          <w:lang w:val="en-US"/>
        </w:rPr>
        <w:t xml:space="preserve"> used by Wang </w:t>
      </w:r>
      <w:r>
        <w:rPr>
          <w:rFonts w:eastAsia="Arial" w:asciiTheme="minorHAnsi" w:hAnsiTheme="minorHAnsi" w:cstheme="minorHAnsi"/>
          <w:i/>
          <w:lang w:val="en-US"/>
        </w:rPr>
        <w:t>et al.</w:t>
      </w:r>
      <w:r>
        <w:rPr>
          <w:rFonts w:eastAsia="Arial" w:asciiTheme="minorHAnsi" w:hAnsiTheme="minorHAnsi" w:cstheme="minorHAnsi"/>
          <w:lang w:val="en-US"/>
        </w:rPr>
        <w:t xml:space="preserve"> </w:t>
      </w:r>
      <w:r>
        <w:rPr>
          <w:rFonts w:eastAsia="Arial" w:asciiTheme="minorHAnsi" w:hAnsiTheme="minorHAnsi" w:cstheme="minorHAnsi"/>
          <w:lang w:val="en-US"/>
        </w:rPr>
        <w:fldChar w:fldCharType="begin"/>
      </w:r>
      <w:r>
        <w:rPr>
          <w:rFonts w:eastAsia="Arial" w:asciiTheme="minorHAnsi" w:hAnsiTheme="minorHAnsi" w:cstheme="minorHAnsi"/>
          <w:lang w:val="en-US"/>
        </w:rPr>
        <w:instrText xml:space="preserve"> ADDIN ZOTERO_ITEM CSL_CITATION {"citationID":"dKHqaSZ3","properties":{"formattedCitation":"(Wang and Clark, 2014; Wang {\\i{}et al.}, 2008)","plainCitation":"(Wang and Clark, 2014; Wang et al., 2008)","noteIndex":0},"citationItems":[{"id":511,"uris":["http://zotero.org/users/local/3edLQjOs/items/EPFTMYSJ"],"uri":["http://zotero.org/users/local/3edLQjOs/items/EPFTMYSJ"],"itemData":{"id":511,"type":"article-journal","title":"Using next-generation RNA sequencing to identify imprinted genes","container-title":"Heredity","page":"156-166","volume":"113","issue":"2","source":"PubMed","abstract":"Genomic imprinting is manifested as differential allelic expression (DAE) depending on the parent-of-origin. The most direct way to identify imprinted genes is to directly score the DAE in a context where one can identify which parent transmitted each allele. Because many genes display DAE, simply scoring DAE in an individual is not sufficient to identify imprinted genes. In this paper, we outline many technical aspects of a scheme for identification of imprinted genes that makes use of RNA sequencing (RNA-seq) from tissues isolated from F1 offspring derived from the pair of reciprocal crosses. Ideally, the parental lines are from two inbred strains that are not closely related to each other. Aspects of tissue purity, RNA extraction, library preparation and bioinformatic inference of imprinting are all covered. These methods have already been applied in a number of organisms, and one of the most striking results is the evolutionary fluidity with which novel imprinted genes are gained and lost within genomes. The general methodology is also applicable to a wide range of other biological problems that require quantification of allele-specific expression using RNA-seq, such as cis-regulation of gene expression, X chromosome inactivation and random monoallelic expression.","DOI":"10.1038/hdy.2014.18","ISSN":"1365-2540","note":"PMID: 24619182\nPMCID: PMC4105452","journalAbbreviation":"Heredity (Edinb)","language":"eng","author":[{"family":"Wang","given":"X."},{"family":"Clark","given":"A. G."}],"issued":{"date-parts":[["2014",8]]}},"label":"page"},{"id":514,"uris":["http://zotero.org/users/local/3edLQjOs/items/9X3SZ8ER"],"uri":["http://zotero.org/users/local/3edLQjOs/items/9X3SZ8ER"],"itemData":{"id":514,"type":"article-journal","title":"Transcriptome-wide identification of novel imprinted genes in neonatal mouse brain","container-title":"PloS One","page":"e3839","volume":"3","issue":"12","source":"PubMed","abstract":"Imprinted genes display differential allelic expression in a manner that depends on the sex of the transmitting parent. The degree of imprinting is often tissue-specific and/or developmental stage-specific, and may be altered in some diseases including cancer. Here we applied Illumina/Solexa sequencing of the transcriptomes of reciprocal F1 mouse neonatal brains and identified 26 genes with parent-of-origin dependent differential allelic expression. Allele-specific Pyrosequencing verified 17 of them, including three novel imprinted genes. The known and novel imprinted genes all are found in proximity to previously reported differentially methylated regions (DMRs). Ten genes known to be imprinted in placenta had sufficient expression levels to attain a read depth that provided statistical power to detect imprinting, and yet all were consistent with non-imprinting in our transcript count data for neonatal brain. Three closely linked and reciprocally imprinted gene pairs were also discovered, and their pattern of expression suggests transcriptional interference. Despite the coverage of more than 5000 genes, this scan only identified three novel imprinted refseq genes in neonatal brain, suggesting that this tissue is nearly exhaustively characterized. This approach has the potential to yield an complete catalog of imprinted genes after application to multiple tissues and developmental stages, shedding light on the mechanism, bioinformatic prediction, and evolution of imprinted genes and diseases associated with genomic imprinting.","DOI":"10.1371/journal.pone.0003839","ISSN":"1932-6203","note":"PMID: 19052635\nPMCID: PMC2585789","journalAbbreviation":"PLoS ONE","language":"eng","author":[{"family":"Wang","given":"Xu"},{"family":"Sun","given":"Qi"},{"family":"McGrath","given":"Sean D."},{"family":"Mardis","given":"Elaine R."},{"family":"Soloway","given":"Paul D."},{"family":"Clark","given":"Andrew G."}],"issued":{"date-parts":[["2008"]]}},"label":"page"}],"schema":"https://github.com/citation-style-language/schema/raw/master/csl-citation.json"} </w:instrText>
      </w:r>
      <w:r>
        <w:rPr>
          <w:rFonts w:eastAsia="Arial" w:asciiTheme="minorHAnsi" w:hAnsiTheme="minorHAnsi" w:cstheme="minorHAnsi"/>
          <w:lang w:val="en-US"/>
        </w:rPr>
        <w:fldChar w:fldCharType="separate"/>
      </w:r>
      <w:r>
        <w:rPr>
          <w:rFonts w:ascii="Calibri" w:hAnsi="Calibri" w:cs="Calibri"/>
          <w:szCs w:val="24"/>
          <w:lang w:val="en-US"/>
        </w:rPr>
        <w:t xml:space="preserve">(Wang and Clark, 2014; Wang </w:t>
      </w:r>
      <w:r>
        <w:rPr>
          <w:rFonts w:ascii="Calibri" w:hAnsi="Calibri" w:cs="Calibri"/>
          <w:i/>
          <w:iCs/>
          <w:szCs w:val="24"/>
          <w:lang w:val="en-US"/>
        </w:rPr>
        <w:t>et al.</w:t>
      </w:r>
      <w:r>
        <w:rPr>
          <w:rFonts w:ascii="Calibri" w:hAnsi="Calibri" w:cs="Calibri"/>
          <w:szCs w:val="24"/>
          <w:lang w:val="en-US"/>
        </w:rPr>
        <w:t>, 2008)</w:t>
      </w:r>
      <w:r>
        <w:rPr>
          <w:rFonts w:eastAsia="Arial" w:asciiTheme="minorHAnsi" w:hAnsiTheme="minorHAnsi" w:cstheme="minorHAnsi"/>
          <w:lang w:val="en-US"/>
        </w:rPr>
        <w:fldChar w:fldCharType="end"/>
      </w:r>
      <w:r>
        <w:rPr>
          <w:rFonts w:eastAsia="Arial" w:asciiTheme="minorHAnsi" w:hAnsiTheme="minorHAnsi" w:cstheme="minorHAnsi"/>
          <w:lang w:val="en-US"/>
        </w:rPr>
        <w:t xml:space="preserve">. A recent method proposed by Romanel </w:t>
      </w:r>
      <w:r>
        <w:rPr>
          <w:rFonts w:eastAsia="Arial" w:asciiTheme="minorHAnsi" w:hAnsiTheme="minorHAnsi" w:cstheme="minorHAnsi"/>
          <w:i/>
          <w:lang w:val="en-US"/>
        </w:rPr>
        <w:t>et al.</w:t>
      </w:r>
      <w:r>
        <w:rPr>
          <w:rFonts w:eastAsia="Arial" w:asciiTheme="minorHAnsi" w:hAnsiTheme="minorHAnsi" w:cstheme="minorHAnsi"/>
          <w:lang w:val="en-US"/>
        </w:rPr>
        <w:t xml:space="preserve"> </w:t>
      </w:r>
      <w:r>
        <w:rPr>
          <w:rFonts w:eastAsia="Arial" w:asciiTheme="minorHAnsi" w:hAnsiTheme="minorHAnsi" w:cstheme="minorHAnsi"/>
          <w:lang w:val="en-US"/>
        </w:rPr>
        <w:fldChar w:fldCharType="begin"/>
      </w:r>
      <w:r>
        <w:rPr>
          <w:rFonts w:eastAsia="Arial" w:asciiTheme="minorHAnsi" w:hAnsiTheme="minorHAnsi" w:cstheme="minorHAnsi"/>
          <w:lang w:val="en-US"/>
        </w:rPr>
        <w:instrText xml:space="preserve"> ADDIN ZOTERO_ITEM CSL_CITATION {"citationID":"sjkj223w","properties":{"formattedCitation":"(Romanel {\\i{}et al.}, 2015)","plainCitation":"(Romanel et al., 2015)","noteIndex":0},"citationItems":[{"id":498,"uris":["http://zotero.org/users/local/3edLQjOs/items/BU9Y2QZ7"],"uri":["http://zotero.org/users/local/3edLQjOs/items/BU9Y2QZ7"],"itemData":{"id":498,"type":"article-journal","title":"ASEQ: fast allele-specific studies from next-generation sequencing data","container-title":"BMC medical genomics","page":"9","volume":"8","source":"PubMed","abstract":"BACKGROUND: Single base level information from next-generation sequencing (NGS) allows for the quantitative assessment of biological phenomena such as mosaicism or allele-specific features in healthy and diseased cells. Such studies often present with computationally challenging burdens that hinder genome-wide investigations across large datasets that are now becoming available through the 1,000 Genomes Project and The Cancer Genome Atlas (TCGA) initiatives.\nRESULTS: We present ASEQ, a tool to perform gene-level allele-specific expression (ASE) analysis from paired genomic and transcriptomic NGS data without requiring paternal and maternal genome data. ASEQ offers an easy-to-use set of modes that transparently to the user takes full advantage of a built-in fast computational engine. We report its performances on a set of 20 individuals from the 1,000 Genomes Project and show its detection power on imprinted genes. Next we demonstrate high level of ASE calls concordance when comparing it to AlleleSeq and MBASED tools. Finally, using a prostate cancer dataset we report on a higher fraction of ASE genes with respect to healthy individuals and show allele-specific events nominated by ASEQ in genes that are implicated in the disease.\nCONCLUSIONS: ASEQ can be used to rapidly and reliably screen large NGS datasets for the identification of allele specific features. It can be integrated in any NGS pipeline and runs on computer systems with multiple CPUs, CPUs with multiple cores or across clusters of machines.","DOI":"10.1186/s12920-015-0084-2","ISSN":"1755-8794","note":"PMID: 25889339\nPMCID: PMC4363342","shortTitle":"ASEQ","journalAbbreviation":"BMC Med Genomics","language":"eng","author":[{"family":"Romanel","given":"Alessandro"},{"family":"Lago","given":"Sara"},{"family":"Prandi","given":"Davide"},{"family":"Sboner","given":"Andrea"},{"family":"Demichelis","given":"Francesca"}],"issued":{"date-parts":[["2015",3,1]]}}}],"schema":"https://github.com/citation-style-language/schema/raw/master/csl-citation.json"} </w:instrText>
      </w:r>
      <w:r>
        <w:rPr>
          <w:rFonts w:eastAsia="Arial" w:asciiTheme="minorHAnsi" w:hAnsiTheme="minorHAnsi" w:cstheme="minorHAnsi"/>
          <w:lang w:val="en-US"/>
        </w:rPr>
        <w:fldChar w:fldCharType="separate"/>
      </w:r>
      <w:r>
        <w:rPr>
          <w:rFonts w:ascii="Calibri" w:hAnsi="Calibri" w:cs="Calibri"/>
          <w:szCs w:val="24"/>
          <w:lang w:val="en-US"/>
        </w:rPr>
        <w:t xml:space="preserve">(Romanel </w:t>
      </w:r>
      <w:r>
        <w:rPr>
          <w:rFonts w:ascii="Calibri" w:hAnsi="Calibri" w:cs="Calibri"/>
          <w:i/>
          <w:iCs/>
          <w:szCs w:val="24"/>
          <w:lang w:val="en-US"/>
        </w:rPr>
        <w:t>et al.</w:t>
      </w:r>
      <w:r>
        <w:rPr>
          <w:rFonts w:ascii="Calibri" w:hAnsi="Calibri" w:cs="Calibri"/>
          <w:szCs w:val="24"/>
          <w:lang w:val="en-US"/>
        </w:rPr>
        <w:t>, 2015)</w:t>
      </w:r>
      <w:r>
        <w:rPr>
          <w:rFonts w:eastAsia="Arial" w:asciiTheme="minorHAnsi" w:hAnsiTheme="minorHAnsi" w:cstheme="minorHAnsi"/>
          <w:lang w:val="en-US"/>
        </w:rPr>
        <w:fldChar w:fldCharType="end"/>
      </w:r>
      <w:r>
        <w:rPr>
          <w:rFonts w:eastAsia="Arial" w:asciiTheme="minorHAnsi" w:hAnsiTheme="minorHAnsi" w:cstheme="minorHAnsi"/>
          <w:lang w:val="en-US"/>
        </w:rPr>
        <w:t xml:space="preserve"> uses binomial distributions through binomial or Fisher exact tests. However, the binomial distribution, which implies a variance smaller than the mean, does not faithfully approximate RNA-seq data as the average number of reads for a gene is often smaller than its variance </w:t>
      </w:r>
      <w:r>
        <w:rPr>
          <w:rFonts w:eastAsia="Arial" w:asciiTheme="minorHAnsi" w:hAnsiTheme="minorHAnsi" w:cstheme="minorHAnsi"/>
          <w:lang w:val="en-US"/>
        </w:rPr>
        <w:fldChar w:fldCharType="begin"/>
      </w:r>
      <w:r>
        <w:rPr>
          <w:rFonts w:eastAsia="Arial" w:asciiTheme="minorHAnsi" w:hAnsiTheme="minorHAnsi" w:cstheme="minorHAnsi"/>
          <w:lang w:val="en-US"/>
        </w:rPr>
        <w:instrText xml:space="preserve"> ADDIN ZOTERO_ITEM CSL_CITATION {"citationID":"XA8Z43Th","properties":{"formattedCitation":"(Wang and Clark, 2014)","plainCitation":"(Wang and Clark, 2014)","noteIndex":0},"citationItems":[{"id":511,"uris":["http://zotero.org/users/local/3edLQjOs/items/EPFTMYSJ"],"uri":["http://zotero.org/users/local/3edLQjOs/items/EPFTMYSJ"],"itemData":{"id":511,"type":"article-journal","title":"Using next-generation RNA sequencing to identify imprinted genes","container-title":"Heredity","page":"156-166","volume":"113","issue":"2","source":"PubMed","abstract":"Genomic imprinting is manifested as differential allelic expression (DAE) depending on the parent-of-origin. The most direct way to identify imprinted genes is to directly score the DAE in a context where one can identify which parent transmitted each allele. Because many genes display DAE, simply scoring DAE in an individual is not sufficient to identify imprinted genes. In this paper, we outline many technical aspects of a scheme for identification of imprinted genes that makes use of RNA sequencing (RNA-seq) from tissues isolated from F1 offspring derived from the pair of reciprocal crosses. Ideally, the parental lines are from two inbred strains that are not closely related to each other. Aspects of tissue purity, RNA extraction, library preparation and bioinformatic inference of imprinting are all covered. These methods have already been applied in a number of organisms, and one of the most striking results is the evolutionary fluidity with which novel imprinted genes are gained and lost within genomes. The general methodology is also applicable to a wide range of other biological problems that require quantification of allele-specific expression using RNA-seq, such as cis-regulation of gene expression, X chromosome inactivation and random monoallelic expression.","DOI":"10.1038/hdy.2014.18","ISSN":"1365-2540","note":"PMID: 24619182\nPMCID: PMC4105452","journalAbbreviation":"Heredity (Edinb)","language":"eng","author":[{"family":"Wang","given":"X."},{"family":"Clark","given":"A. G."}],"issued":{"date-parts":[["2014",8]]}}}],"schema":"https://github.com/citation-style-language/schema/raw/master/csl-citation.json"} </w:instrText>
      </w:r>
      <w:r>
        <w:rPr>
          <w:rFonts w:eastAsia="Arial" w:asciiTheme="minorHAnsi" w:hAnsiTheme="minorHAnsi" w:cstheme="minorHAnsi"/>
          <w:lang w:val="en-US"/>
        </w:rPr>
        <w:fldChar w:fldCharType="separate"/>
      </w:r>
      <w:r>
        <w:rPr>
          <w:rFonts w:ascii="Calibri" w:hAnsi="Calibri" w:cs="Calibri"/>
          <w:lang w:val="en-US"/>
        </w:rPr>
        <w:t>(Wang and Clark, 2014)</w:t>
      </w:r>
      <w:r>
        <w:rPr>
          <w:rFonts w:eastAsia="Arial" w:asciiTheme="minorHAnsi" w:hAnsiTheme="minorHAnsi" w:cstheme="minorHAnsi"/>
          <w:lang w:val="en-US"/>
        </w:rPr>
        <w:fldChar w:fldCharType="end"/>
      </w:r>
      <w:r>
        <w:rPr>
          <w:rFonts w:eastAsia="Arial" w:asciiTheme="minorHAnsi" w:hAnsiTheme="minorHAnsi" w:cstheme="minorHAnsi"/>
          <w:lang w:val="en-US"/>
        </w:rPr>
        <w:t>.</w:t>
      </w:r>
    </w:p>
    <w:p>
      <w:pPr>
        <w:jc w:val="both"/>
        <w:rPr>
          <w:rFonts w:eastAsia="Arial" w:asciiTheme="minorHAnsi" w:hAnsiTheme="minorHAnsi" w:cstheme="minorHAnsi"/>
          <w:lang w:val="en-US"/>
        </w:rPr>
      </w:pPr>
      <w:r>
        <w:rPr>
          <w:rFonts w:eastAsia="Arial" w:asciiTheme="minorHAnsi" w:hAnsiTheme="minorHAnsi" w:cstheme="minorHAnsi"/>
          <w:lang w:val="en-US"/>
        </w:rPr>
        <w:t>The</w:t>
      </w:r>
      <w:r>
        <w:rPr>
          <w:rFonts w:eastAsia="Arial" w:asciiTheme="minorHAnsi" w:hAnsiTheme="minorHAnsi" w:cstheme="minorHAnsi"/>
          <w:highlight w:val="magenta"/>
          <w:lang w:val="en-US"/>
          <w:rPrChange w:id="42" w:author="gao" w:date="2019-01-27T18:51:04Z">
            <w:rPr>
              <w:rFonts w:eastAsia="Arial" w:asciiTheme="minorHAnsi" w:hAnsiTheme="minorHAnsi" w:cstheme="minorHAnsi"/>
              <w:lang w:val="en-US"/>
            </w:rPr>
          </w:rPrChange>
        </w:rPr>
        <w:t xml:space="preserve"> MMSEQ package</w:t>
      </w:r>
      <w:r>
        <w:rPr>
          <w:rFonts w:eastAsia="Arial" w:asciiTheme="minorHAnsi" w:hAnsiTheme="minorHAnsi" w:cstheme="minorHAnsi"/>
          <w:lang w:val="en-US"/>
        </w:rPr>
        <w:t xml:space="preserve"> </w:t>
      </w:r>
      <w:r>
        <w:rPr>
          <w:rFonts w:eastAsia="Arial" w:asciiTheme="minorHAnsi" w:hAnsiTheme="minorHAnsi" w:cstheme="minorHAnsi"/>
          <w:lang w:val="en-US"/>
        </w:rPr>
        <w:fldChar w:fldCharType="begin"/>
      </w:r>
      <w:r>
        <w:rPr>
          <w:rFonts w:eastAsia="Arial" w:asciiTheme="minorHAnsi" w:hAnsiTheme="minorHAnsi" w:cstheme="minorHAnsi"/>
          <w:lang w:val="en-US"/>
        </w:rPr>
        <w:instrText xml:space="preserve"> ADDIN ZOTERO_ITEM CSL_CITATION {"citationID":"JUSzc15n","properties":{"formattedCitation":"(Turro {\\i{}et al.}, 2014, 2011)","plainCitation":"(Turro et al., 2014, 2011)","noteIndex":0},"citationItems":[{"id":517,"uris":["http://zotero.org/users/local/3edLQjOs/items/EMJGZDN9"],"uri":["http://zotero.org/users/local/3edLQjOs/items/EMJGZDN9"],"itemData":{"id":517,"type":"article-journal","title":"Flexible analysis of RNA-seq data using mixed effects models","container-title":"Bioinformatics (Oxford, England)","page":"180-188","volume":"30","issue":"2","source":"PubMed","abstract":"MOTIVATION: Most methods for estimating differential expression from RNA-seq are based on statistics that compare normalized read counts between treatment classes. Unfortunately, reads are in general too short to be mapped unambiguously to features of interest, such as genes, isoforms or haplotype-specific isoforms. There are methods for estimating expression levels that account for this source of ambiguity. However, the uncertainty is not generally accounted for in downstream analysis of gene expression experiments. Moreover, at the individual transcript level, it can sometimes be too large to allow useful comparisons between treatment groups.\nRESULTS: In this article we make two proposals that improve the power, specificity and versatility of expression analysis using RNA-seq data. First, we present a Bayesian method for model selection that accounts for read mapping ambiguities using random effects. This polytomous model selection approach can be used to identify many interesting patterns of gene expression and is not confined to detecting differential expression between two groups. For illustration, we use our method to detect imprinting, different types of regulatory divergence in cis and in trans and differential isoform usage, but many other applications are possible. Second, we present a novel collapsing algorithm for grouping transcripts into inferential units that exploits the posterior correlation between transcript expression levels. The aggregate expression levels of these units can be estimated with useful levels of uncertainty. Our algorithm can improve the precision of expression estimates when uncertainty is large with only a small reduction in biological resolution.\nAVAILABILITY AND IMPLEMENTATION: We have implemented our software in the mmdiff and mmcollapse multithreaded C++ programs as part of the open-source MMSEQ package, available on https://github.com/eturro/mmseq.","DOI":"10.1093/bioinformatics/btt624","ISSN":"1367-4811","note":"PMID: 24281695","journalAbbreviation":"Bioinformatics","language":"eng","author":[{"family":"Turro","given":"Ernest"},{"family":"Astle","given":"William J."},{"family":"Tavaré","given":"Simon"}],"issued":{"date-parts":[["2014",1,15]]}},"label":"page"},{"id":520,"uris":["http://zotero.org/users/local/3edLQjOs/items/Y7JKXGDI"],"uri":["http://zotero.org/users/local/3edLQjOs/items/Y7JKXGDI"],"itemData":{"id":520,"type":"article-journal","title":"Haplotype and isoform specific expression estimation using multi-mapping RNA-seq reads","container-title":"Genome Biology","page":"R13","volume":"12","issue":"2","source":"PubMed","abstract":"We present a novel pipeline and methodology for simultaneously estimating isoform expression and allelic imbalance in diploid organisms using RNA-seq data. We achieve this by modeling the expression of haplotype-specific isoforms. If unknown, the two parental isoform sequences can be individually reconstructed. A new statistical method, MMSEQ, deconvolves the mapping of reads to multiple transcripts (isoforms or haplotype-specific isoforms). Our software can take into account non-uniform read generation and works with paired-end reads.","DOI":"10.1186/gb-2011-12-2-r13","ISSN":"1474-760X","note":"PMID: 21310039\nPMCID: PMC3188795","journalAbbreviation":"Genome Biol.","language":"eng","author":[{"family":"Turro","given":"Ernest"},{"family":"Su","given":"Shu-Yi"},{"family":"Gonçalves","given":"Ângela"},{"family":"Coin","given":"Lachlan J. M."},{"family":"Richardson","given":"Sylvia"},{"family":"Lewin","given":"Alex"}],"issued":{"date-parts":[["2011"]]}},"label":"page"}],"schema":"https://github.com/citation-style-language/schema/raw/master/csl-citation.json"} </w:instrText>
      </w:r>
      <w:r>
        <w:rPr>
          <w:rFonts w:eastAsia="Arial" w:asciiTheme="minorHAnsi" w:hAnsiTheme="minorHAnsi" w:cstheme="minorHAnsi"/>
          <w:lang w:val="en-US"/>
        </w:rPr>
        <w:fldChar w:fldCharType="separate"/>
      </w:r>
      <w:r>
        <w:rPr>
          <w:rFonts w:ascii="Calibri" w:hAnsi="Calibri" w:cs="Calibri"/>
          <w:szCs w:val="24"/>
          <w:lang w:val="en-US"/>
        </w:rPr>
        <w:t xml:space="preserve">(Turro </w:t>
      </w:r>
      <w:r>
        <w:rPr>
          <w:rFonts w:ascii="Calibri" w:hAnsi="Calibri" w:cs="Calibri"/>
          <w:i/>
          <w:iCs/>
          <w:szCs w:val="24"/>
          <w:lang w:val="en-US"/>
        </w:rPr>
        <w:t>et al.</w:t>
      </w:r>
      <w:r>
        <w:rPr>
          <w:rFonts w:ascii="Calibri" w:hAnsi="Calibri" w:cs="Calibri"/>
          <w:szCs w:val="24"/>
          <w:lang w:val="en-US"/>
        </w:rPr>
        <w:t>, 2014, 2011)</w:t>
      </w:r>
      <w:r>
        <w:rPr>
          <w:rFonts w:eastAsia="Arial" w:asciiTheme="minorHAnsi" w:hAnsiTheme="minorHAnsi" w:cstheme="minorHAnsi"/>
          <w:lang w:val="en-US"/>
        </w:rPr>
        <w:fldChar w:fldCharType="end"/>
      </w:r>
      <w:r>
        <w:rPr>
          <w:rFonts w:eastAsia="Arial" w:asciiTheme="minorHAnsi" w:hAnsiTheme="minorHAnsi" w:cstheme="minorHAnsi"/>
          <w:lang w:val="en-US"/>
        </w:rPr>
        <w:t xml:space="preserve">, which is used by Perez </w:t>
      </w:r>
      <w:r>
        <w:rPr>
          <w:rFonts w:eastAsia="Arial" w:asciiTheme="minorHAnsi" w:hAnsiTheme="minorHAnsi" w:cstheme="minorHAnsi"/>
          <w:i/>
          <w:lang w:val="en-US"/>
        </w:rPr>
        <w:t>et al.</w:t>
      </w:r>
      <w:r>
        <w:rPr>
          <w:rFonts w:eastAsia="Arial" w:asciiTheme="minorHAnsi" w:hAnsiTheme="minorHAnsi" w:cstheme="minorHAnsi"/>
          <w:lang w:val="en-US"/>
        </w:rPr>
        <w:t xml:space="preserve"> </w:t>
      </w:r>
      <w:r>
        <w:rPr>
          <w:rFonts w:eastAsia="Arial" w:asciiTheme="minorHAnsi" w:hAnsiTheme="minorHAnsi" w:cstheme="minorHAnsi"/>
          <w:lang w:val="en-US"/>
        </w:rPr>
        <w:fldChar w:fldCharType="begin"/>
      </w:r>
      <w:r>
        <w:rPr>
          <w:rFonts w:eastAsia="Arial" w:asciiTheme="minorHAnsi" w:hAnsiTheme="minorHAnsi" w:cstheme="minorHAnsi"/>
          <w:lang w:val="en-US"/>
        </w:rPr>
        <w:instrText xml:space="preserve"> ADDIN ZOTERO_ITEM CSL_CITATION {"citationID":"6XRwpyn8","properties":{"formattedCitation":"(Perez {\\i{}et al.}, 2015)","plainCitation":"(Perez et al., 2015)","noteIndex":0},"citationItems":[{"id":316,"uris":["http://zotero.org/users/local/3edLQjOs/items/CDFGDCRR"],"uri":["http://zotero.org/users/local/3edLQjOs/items/CDFGDCRR"],"itemData":{"id":316,"type":"article-journal","title":"Quantitative and functional interrogation of parent-of-origin allelic expression biases in the brain","container-title":"eLife","page":"e07860","volume":"4","source":"PubMed","abstract":"The maternal and paternal genomes play different roles in mammalian brains as a result of genomic imprinting, an epigenetic regulation leading to differential expression of the parental alleles of some genes. Here we investigate genomic imprinting in the cerebellum using a newly developed Bayesian statistical model that provides unprecedented transcript-level resolution. We uncover 160 imprinted transcripts, including 41 novel and independently validated imprinted genes. Strikingly, many genes exhibit parentally biased--rather than monoallelic--expression, with different magnitudes according to age, organ, and brain region. Developmental changes in parental bias and overall gene expression are strongly correlated, suggesting combined roles in regulating gene dosage. Finally, brain-specific deletion of the paternal, but not maternal, allele of the paternally-biased Bcl-x, (Bcl2l1) results in loss of specific neuron types, supporting the functional significance of parental biases. These findings reveal the remarkable complexity of genomic imprinting, with important implications for understanding the normal and diseased brain.","DOI":"10.7554/eLife.07860","ISSN":"2050-084X","note":"PMID: 26140685\nPMCID: PMC4512258","journalAbbreviation":"Elife","language":"eng","author":[{"family":"Perez","given":"Julio D."},{"family":"Rubinstein","given":"Nimrod D."},{"family":"Fernandez","given":"Daniel E."},{"family":"Santoro","given":"Stephen W."},{"family":"Needleman","given":"Leigh A."},{"family":"Ho-Shing","given":"Olivia"},{"family":"Choi","given":"John J."},{"family":"Zirlinger","given":"Mariela"},{"family":"Chen","given":"Shau-Kwaun"},{"family":"Liu","given":"Jun S."},{"family":"Dulac","given":"Catherine"}],"issued":{"date-parts":[["2015",7,3]]}}}],"schema":"https://github.com/citation-style-language/schema/raw/master/csl-citation.json"} </w:instrText>
      </w:r>
      <w:r>
        <w:rPr>
          <w:rFonts w:eastAsia="Arial" w:asciiTheme="minorHAnsi" w:hAnsiTheme="minorHAnsi" w:cstheme="minorHAnsi"/>
          <w:lang w:val="en-US"/>
        </w:rPr>
        <w:fldChar w:fldCharType="separate"/>
      </w:r>
      <w:r>
        <w:rPr>
          <w:rFonts w:ascii="Calibri" w:hAnsi="Calibri" w:cs="Calibri"/>
          <w:szCs w:val="24"/>
          <w:lang w:val="en-US"/>
        </w:rPr>
        <w:t xml:space="preserve">(Perez </w:t>
      </w:r>
      <w:r>
        <w:rPr>
          <w:rFonts w:ascii="Calibri" w:hAnsi="Calibri" w:cs="Calibri"/>
          <w:i/>
          <w:iCs/>
          <w:szCs w:val="24"/>
          <w:lang w:val="en-US"/>
        </w:rPr>
        <w:t>et al.</w:t>
      </w:r>
      <w:r>
        <w:rPr>
          <w:rFonts w:ascii="Calibri" w:hAnsi="Calibri" w:cs="Calibri"/>
          <w:szCs w:val="24"/>
          <w:lang w:val="en-US"/>
        </w:rPr>
        <w:t>, 2015)</w:t>
      </w:r>
      <w:r>
        <w:rPr>
          <w:rFonts w:eastAsia="Arial" w:asciiTheme="minorHAnsi" w:hAnsiTheme="minorHAnsi" w:cstheme="minorHAnsi"/>
          <w:lang w:val="en-US"/>
        </w:rPr>
        <w:fldChar w:fldCharType="end"/>
      </w:r>
      <w:r>
        <w:rPr>
          <w:rFonts w:eastAsia="Arial" w:asciiTheme="minorHAnsi" w:hAnsiTheme="minorHAnsi" w:cstheme="minorHAnsi"/>
          <w:lang w:val="en-US"/>
        </w:rPr>
        <w:t xml:space="preserve">, used the Poisson distribution; Lu and co-workers used Poisson mixtures </w:t>
      </w:r>
      <w:r>
        <w:rPr>
          <w:rFonts w:eastAsia="Arial" w:asciiTheme="minorHAnsi" w:hAnsiTheme="minorHAnsi" w:cstheme="minorHAnsi"/>
          <w:lang w:val="en-US"/>
        </w:rPr>
        <w:fldChar w:fldCharType="begin"/>
      </w:r>
      <w:r>
        <w:rPr>
          <w:rFonts w:eastAsia="Arial" w:asciiTheme="minorHAnsi" w:hAnsiTheme="minorHAnsi" w:cstheme="minorHAnsi"/>
          <w:lang w:val="en-US"/>
        </w:rPr>
        <w:instrText xml:space="preserve"> ADDIN ZOTERO_ITEM CSL_CITATION {"citationID":"YM9DmyAO","properties":{"formattedCitation":"(Lu {\\i{}et al.}, 2015)","plainCitation":"(Lu et al., 2015)","noteIndex":0},"citationItems":[{"id":523,"uris":["http://zotero.org/users/local/3edLQjOs/items/XCXMR6T4"],"uri":["http://zotero.org/users/local/3edLQjOs/items/XCXMR6T4"],"itemData":{"id":523,"type":"article-journal","title":"Analyzing allele specific RNA expression using mixture models","container-title":"BMC genomics","page":"566","volume":"16","source":"PubMed","abstract":"BACKGROUND: Measuring allele-specific RNA expression provides valuable insights into cis-acting genetic and epigenetic regulation of gene expression. Widespread adoption of high-throughput sequencing technologies for studying RNA expression (RNA-Seq) permits measurement of allelic RNA expression imbalance (AEI) at heterozygous single nucleotide polymorphisms (SNPs) across the entire transcriptome, and this approach has become especially popular with the emergence of large databases, such as GTEx. However, the existing binomial-type methods used to model allelic expression from RNA-seq assume a strong negative correlation between reference and variant allele reads, which may not be reasonable biologically.\nRESULTS: Here we propose a new strategy for AEI analysis using RNA-seq data. Under the null hypothesis of no AEI, a group of SNPs (possibly across multiple genes) is considered comparable if their respective total sums of the allelic reads are of similar magnitude. Within each group of \"comparable\" SNPs, we identify SNPs with AEI signal by fitting a mixture of folded Skellam distributions to the absolute values of read differences. By applying this methodology to RNA-Seq data from human autopsy brain tissues, we identified numerous instances of moderate to strong imbalanced allelic RNA expression at heterozygous SNPs. Findings with SLC1A3 mRNA exhibiting known expression differences are discussed as examples.\nCONCLUSION: The folded Skellam mixture model searches for SNPs with significant difference between reference and variant allele reads (adjusted for different library sizes), using information from a group of \"comparable\" SNPs across multiple genes. This model is particularly suitable for performing AEI analysis on genes with few heterozygous SNPs available from RNA-seq, and it can fit over-dispersed read counts without specifying the direction of the correlation between reference and variant alleles.","DOI":"10.1186/s12864-015-1749-0","ISSN":"1471-2164","note":"PMID: 26231172\nPMCID: PMC4521363","journalAbbreviation":"BMC Genomics","language":"eng","author":[{"family":"Lu","given":"Rong"},{"family":"Smith","given":"Ryan M."},{"family":"Seweryn","given":"Michal"},{"family":"Wang","given":"Danxin"},{"family":"Hartmann","given":"Katherine"},{"family":"Webb","given":"Amy"},{"family":"Sadee","given":"Wolfgang"},{"family":"Rempala","given":"Grzegorz A."}],"issued":{"date-parts":[["2015",8,1]]}}}],"schema":"https://github.com/citation-style-language/schema/raw/master/csl-citation.json"} </w:instrText>
      </w:r>
      <w:r>
        <w:rPr>
          <w:rFonts w:eastAsia="Arial" w:asciiTheme="minorHAnsi" w:hAnsiTheme="minorHAnsi" w:cstheme="minorHAnsi"/>
          <w:lang w:val="en-US"/>
        </w:rPr>
        <w:fldChar w:fldCharType="separate"/>
      </w:r>
      <w:r>
        <w:rPr>
          <w:rFonts w:ascii="Calibri" w:hAnsi="Calibri" w:cs="Calibri"/>
          <w:szCs w:val="24"/>
          <w:lang w:val="en-US"/>
        </w:rPr>
        <w:t xml:space="preserve">(Lu </w:t>
      </w:r>
      <w:r>
        <w:rPr>
          <w:rFonts w:ascii="Calibri" w:hAnsi="Calibri" w:cs="Calibri"/>
          <w:i/>
          <w:iCs/>
          <w:szCs w:val="24"/>
          <w:lang w:val="en-US"/>
        </w:rPr>
        <w:t>et al.</w:t>
      </w:r>
      <w:r>
        <w:rPr>
          <w:rFonts w:ascii="Calibri" w:hAnsi="Calibri" w:cs="Calibri"/>
          <w:szCs w:val="24"/>
          <w:lang w:val="en-US"/>
        </w:rPr>
        <w:t>, 2015)</w:t>
      </w:r>
      <w:r>
        <w:rPr>
          <w:rFonts w:eastAsia="Arial" w:asciiTheme="minorHAnsi" w:hAnsiTheme="minorHAnsi" w:cstheme="minorHAnsi"/>
          <w:lang w:val="en-US"/>
        </w:rPr>
        <w:fldChar w:fldCharType="end"/>
      </w:r>
      <w:r>
        <w:rPr>
          <w:rFonts w:eastAsia="Arial" w:asciiTheme="minorHAnsi" w:hAnsiTheme="minorHAnsi" w:cstheme="minorHAnsi"/>
          <w:lang w:val="en-US"/>
        </w:rPr>
        <w:t>. In the Poisson distribution, the mean equals the variance, which again does not faithfully approximate RNA-seq data.</w:t>
      </w:r>
    </w:p>
    <w:p>
      <w:pPr>
        <w:jc w:val="both"/>
        <w:rPr>
          <w:rFonts w:eastAsia="Arial" w:asciiTheme="minorHAnsi" w:hAnsiTheme="minorHAnsi" w:cstheme="minorHAnsi"/>
          <w:lang w:val="en-US"/>
        </w:rPr>
      </w:pPr>
      <w:r>
        <w:rPr>
          <w:rFonts w:eastAsia="Arial" w:asciiTheme="minorHAnsi" w:hAnsiTheme="minorHAnsi" w:cstheme="minorHAnsi"/>
          <w:lang w:val="en-US"/>
        </w:rPr>
        <w:t xml:space="preserve">Over-dispersion has been introduced in the binomial context through beta-binomial distribution, negative binomial distribution, which has become a standard in RNA-seq analyses </w:t>
      </w:r>
      <w:r>
        <w:rPr>
          <w:rFonts w:eastAsia="Arial" w:asciiTheme="minorHAnsi" w:hAnsiTheme="minorHAnsi" w:cstheme="minorHAnsi"/>
          <w:lang w:val="en-US"/>
        </w:rPr>
        <w:fldChar w:fldCharType="begin"/>
      </w:r>
      <w:r>
        <w:rPr>
          <w:rFonts w:eastAsia="Arial" w:asciiTheme="minorHAnsi" w:hAnsiTheme="minorHAnsi" w:cstheme="minorHAnsi"/>
          <w:lang w:val="en-US"/>
        </w:rPr>
        <w:instrText xml:space="preserve"> ADDIN ZOTERO_ITEM CSL_CITATION {"citationID":"8nUB5r5i","properties":{"formattedCitation":"(Love {\\i{}et al.}, 2014; Robinson {\\i{}et al.}, 2010)","plainCitation":"(Love et al., 2014; Robinson et al., 2010)","noteIndex":0},"citationItems":[{"id":526,"uris":["http://zotero.org/users/local/3edLQjOs/items/GM53PKGM"],"uri":["http://zotero.org/users/local/3edLQjOs/items/GM53PKGM"],"itemData":{"id":526,"type":"article-journal","title":"Moderated estimation of fold change and  dispersion for RNA-seq data with DESeq2","container-title":"Genome Biology","page":"550","volume":"15","issue":"12","source":"PubMed","abstract":"In comparative high-throughput sequencing assays, a fundamental task is the analysis of count data, such as read counts per gene in RNA-seq, for evidence of systematic changes across experimental conditions. Small replicate numbers, discreteness, large dynamic range and the presence of outliers require a suitable statistical approach. We present DESeq2, a method for differential analysis of count data, using shrinkage estimation for dispersions and fold changes to improve stability and interpretability of estimates. This enables a more quantitative analysis focused on the strength rather than the mere presence of differential expression. The DESeq2 package is available at http://www.bioconductor.org/packages/release/bioc/html/DESeq2.html webcite.","DOI":"10.1186/s13059-014-0550-8","ISSN":"1474-760X","note":"PMID: 25516281\nPMCID: PMC4302049","journalAbbreviation":"Genome Biol.","language":"eng","author":[{"family":"Love","given":"Michael I."},{"family":"Huber","given":"Wolfgang"},{"family":"Anders","given":"Simon"}],"issued":{"date-parts":[["2014"]]}},"label":"page"},{"id":529,"uris":["http://zotero.org/users/local/3edLQjOs/items/972HQVQM"],"uri":["http://zotero.org/users/local/3edLQjOs/items/972HQVQM"],"itemData":{"id":529,"type":"article-journal","title":"edgeR: a Bioconductor package for differential expression analysis of digital gene expression data","container-title":"Bioinformatics (Oxford, England)","page":"139-140","volume":"26","issue":"1","source":"PubMed","abstract":"SUMMARY: It is expected that emerging digital gene expression (DGE) technologies wil</w:instrText>
      </w:r>
      <w:r>
        <w:rPr>
          <w:rFonts w:eastAsia="Arial" w:asciiTheme="minorHAnsi" w:hAnsiTheme="minorHAnsi" w:cstheme="minorHAnsi"/>
        </w:rPr>
        <w:instrText xml:space="preserve">l overtake microarray technologies in the near future for many functional genomics applications. One of the fundamental data analysis tasks, especially for gene expression studies, involves determining whether there is evidence that counts for a transcript or exon are significantly different across experimental conditions. edgeR is a Bioconductor software package for examining differential expression of replicated count data. An overdispersed Poisson model is used to account for both biological and technical variability. Empirical Bayes methods are used to moderate the degree of overdispersion across transcripts, improving the reliability of inference. The methodology can be used even with the most minimal levels of replication, provided at least one phenotype or experimental condition is replicated. The software may have other applications beyond sequencing data, such as proteome peptide count data.\nAVAILABILITY: The package is freely available under the LGPL licence from the Bioconductor web site (http://bioconductor.org).","DOI":"10.1093/bioinformatics/btp616","ISSN":"1367-4811","note":"PMID: 19910308\nPMCID: PMC2796818","shortTitle":"edgeR","journalAbbreviation":"Bioinformatics","language":"eng","author":[{"family":"Robinson","given":"Mark D."},{"family":"McCarthy","given":"Davis J."},{"family":"Smyth","given":"Gordon K."}],"issued":{"date-parts":[["2010",1,1]]}},"label":"page"}],"schema":"https://github.com/citation-style-language/schema/raw/master/csl-citation.json"} </w:instrText>
      </w:r>
      <w:r>
        <w:rPr>
          <w:rFonts w:eastAsia="Arial" w:asciiTheme="minorHAnsi" w:hAnsiTheme="minorHAnsi" w:cstheme="minorHAnsi"/>
          <w:lang w:val="en-US"/>
        </w:rPr>
        <w:fldChar w:fldCharType="separate"/>
      </w:r>
      <w:r>
        <w:rPr>
          <w:rFonts w:ascii="Calibri" w:hAnsi="Calibri" w:cs="Calibri"/>
          <w:szCs w:val="24"/>
        </w:rPr>
        <w:t xml:space="preserve">(Love </w:t>
      </w:r>
      <w:r>
        <w:rPr>
          <w:rFonts w:ascii="Calibri" w:hAnsi="Calibri" w:cs="Calibri"/>
          <w:i/>
          <w:iCs/>
          <w:szCs w:val="24"/>
        </w:rPr>
        <w:t>et al.</w:t>
      </w:r>
      <w:r>
        <w:rPr>
          <w:rFonts w:ascii="Calibri" w:hAnsi="Calibri" w:cs="Calibri"/>
          <w:szCs w:val="24"/>
        </w:rPr>
        <w:t xml:space="preserve">, 2014; Robinson </w:t>
      </w:r>
      <w:r>
        <w:rPr>
          <w:rFonts w:ascii="Calibri" w:hAnsi="Calibri" w:cs="Calibri"/>
          <w:i/>
          <w:iCs/>
          <w:szCs w:val="24"/>
        </w:rPr>
        <w:t>et al.</w:t>
      </w:r>
      <w:r>
        <w:rPr>
          <w:rFonts w:ascii="Calibri" w:hAnsi="Calibri" w:cs="Calibri"/>
          <w:szCs w:val="24"/>
        </w:rPr>
        <w:t>, 2010)</w:t>
      </w:r>
      <w:r>
        <w:rPr>
          <w:rFonts w:eastAsia="Arial" w:asciiTheme="minorHAnsi" w:hAnsiTheme="minorHAnsi" w:cstheme="minorHAnsi"/>
          <w:lang w:val="en-US"/>
        </w:rPr>
        <w:fldChar w:fldCharType="end"/>
      </w:r>
      <w:r>
        <w:rPr>
          <w:rFonts w:eastAsia="Arial" w:asciiTheme="minorHAnsi" w:hAnsiTheme="minorHAnsi" w:cstheme="minorHAnsi"/>
        </w:rPr>
        <w:t xml:space="preserve">, or Poisson-gamma distribution. </w:t>
      </w:r>
      <w:r>
        <w:rPr>
          <w:rFonts w:eastAsia="Arial" w:asciiTheme="minorHAnsi" w:hAnsiTheme="minorHAnsi" w:cstheme="minorHAnsi"/>
          <w:lang w:val="en-US"/>
        </w:rPr>
        <w:t xml:space="preserve">Such approaches have been chosen for AI inference by several groups </w:t>
      </w:r>
      <w:r>
        <w:rPr>
          <w:rFonts w:eastAsia="Arial" w:asciiTheme="minorHAnsi" w:hAnsiTheme="minorHAnsi" w:cstheme="minorHAnsi"/>
          <w:lang w:val="en-US"/>
        </w:rPr>
        <w:fldChar w:fldCharType="begin"/>
      </w:r>
      <w:r>
        <w:rPr>
          <w:rFonts w:eastAsia="Arial" w:asciiTheme="minorHAnsi" w:hAnsiTheme="minorHAnsi" w:cstheme="minorHAnsi"/>
          <w:lang w:val="en-US"/>
        </w:rPr>
        <w:instrText xml:space="preserve"> ADDIN ZOTERO_ITEM CSL_CITATION {"citationID":"9LNdNzVu","properties":{"formattedCitation":"(Bonthuis {\\i{}et al.}, 2015; Zou {\\i{}et al.}, 2014; Goncalves {\\i{}et al.}, 2012; Harvey {\\i{}et al.}, 2015; Hasin-Brumshtein {\\i{}et al.}, 2014; Le\\uc0\\u243{}n-Novelo {\\i{}et al.}, 2014; Pirinen {\\i{}et al.}, 2015; Skelly {\\i{}et al.}, 2011)","plainCitation":"(Bonthuis et al., 2015; Zou et al., 2014; Goncalves et al., 2012; Harvey et al., 2015; Hasin-Brumshtein et al., 2014; León-Novelo et al., 2014; Pirinen et al., 2015; Skelly et al., 2011)","noteIndex":0},"citationItems":[{"id":318,"uris":["http://zotero.org/users/local/3edLQjOs/items/Q6JQCUQR"],"uri":["http://zotero.org/users/local/3edLQjOs/items/Q6JQCUQR"],"itemData":{"id":318,"type":"article-journal","title":"Noncanonical Genomic Imprinting Effects in Offspring","container-title":"Cell Reports","page":"979-991","volume":"12","issue":"6","source":"PubMed","abstract":"Here, we describe an RNA-sequencing (RNA-seq)-based approach that accurately detects even modest maternal or paternal allele expression biases at the tissue level, which we call noncanonical genomic imprinting effects. We profile imprinting in the arcuate nucleus (ARN) and dorsal raphe nucleus of the female mouse brain as well as skeletal muscle (mesodermal) and liver (endodermal). Our study uncovers hundreds of noncanonical autosomal and X-linked imprinting effects. Noncanonical imprinting is highly tissue-specific and enriched in the ARN, but rare in the liver. These effects are reproducible across different genetic backgrounds and associated with allele-specific chromatin. Using in situ hybridization for nascent RNAs, we discover that autosomal noncanonical imprinted genes with a tissue-level allele bias exhibit allele-specific expression effects in subpopulations of neurons in the brain in vivo. We define noncanonical imprinted genes that regulate monoamine signaling and determine that these effects influence the impact of inherited mutations on offspring behavior.","DOI":"10.1016/j.celrep.2015.07.017","ISSN":"2211-1247","note":"PMID: 26235621","journalAbbreviation":"Cell Rep","language":"eng","author":[{"family":"Bonthuis","given":"Paul J."},{"family":"Huang","given":"Wei-Chao"},{"family":"Stacher Hörndli","given":"Cornelia N."},{"family":"Ferris","given":"Elliott"},{"family":"Cheng","given":"Tong"},{"family":"Gregg","given":"Christopher"}],"issued":{"date-parts":[["2015",8,11]]}},"label":"page"},{"id":475,"uris":["http://zotero.org/users/local/3edLQjOs/items/GZA8UZBF"],"uri":["http://zotero.org/users/local/3edLQjOs/items/GZA8UZBF"],"itemData":{"id":475,"type":"article-journal","title":"A novel statistical approach for jointly analyzing RNA-Seq data from F1 reciprocal crosses and inbred lines","container-title":"Genetics","page":"389-399","volume":"197","issue":"1","source":"PubMed","abstract":"RNA sequencing (RNA-seq) not only measures total gene expression but may also measure allele-specific gene expression in diploid individuals. RNA-seq data collected from F1 reciprocal crosses in mice can powerfully dissect strain and parent-of-origin effects on allelic imbalance of gene expression. In this article, we develop a novel statistical approach to analyze RNA-seq data from F1 and inbred strains. Method development was motivated by a study of F1 reciprocal crosses derived from highly divergent mouse strains, to which we apply the proposed method. Our method jointly models the total number of reads and the number of allele-specific reads of each gene, which significantly boosts power for detecting strain and particularly parent-of-origin effects. The method deals with the overdispersion problem commonly observed in read counts and can flexibly adjust for the effects of covariates such as sex and read depth. The X chromosome in mouse presents particular challenges. As in other mammals, X chromosome inactivation silences one of the two X chromosomes in each female cell, although the choice of which chromosome to be silenced can be highly skewed by alleles at the X-linked X-controlling element (Xce) and stochastic effects. Our model accounts for these chromosome-wide effects on an individual level, allowing proper analysis of chromosome X expression. Furthermore, we propose a genomic control procedure to properly control type I error for RNA-seq studies. A number of these methodological improvements can also be applied to RNA-seq data from other species as well as other types of next-generation sequencing data sets. Finally, we show through simulations that increasing the number of samples is more beneficial than increasing the library size for mapping both the strain and parent-of-origin effects. Unless sample recruiting is too expensive to conduct, we recommend sequencing more samples with lower coverage.","DOI":"10.1534/genetics.113.160119","ISSN":"1943-2631","note":"PMID: 24561482\nPMCID: PMC4012495","journalAbbreviation":"Genetics","language":"eng","author":[{"family":"Zou","given":"Fei"},{"family":"Sun","given":"Wei"},{"family":"Crowley","given":"James J."},{"family":"Zhabotynsky","given":"Vasyl"},{"family":"Sullivan","given":"Patrick F."},{"family":"Pardo-Manuel de Villena","given":"Fernando"}],"issued":{"date-parts":[["2014",5]]}},"label":"page"},{"id":532,"uris":["http://zotero.org/users/local/3edLQjOs/items/3VSYFTZD"],"uri":["http://zotero.org/users/local/3edLQjOs/items/3VSYFTZD"],"itemData":{"id":532,"type":"article-journal","title":"Extensive compensatory cis-trans regulation in the evolution of mouse gene expression","container-title":"Genome Research","page":"2376-2384","volume":"22","issue":"12","source":"PubMed","abstract":"Gene expression levels are thought to diverge primarily via regulatory mutations in trans within species, and in cis between species. To test this hypothesis in mammals we used RNA-sequencing to measure gene expression divergence between C57BL/6J and CAST/EiJ mouse strains and allele-specific expression in their F1 progeny. We identified 535 genes with parent-of-origin specific expression patterns, although few of these showed full allelic silencing. This suggests that the number of imprinted genes in a typical mouse somatic tissue is relatively small. In the set of nonimprinted genes, 32% showed evidence of divergent expression between the two strains. Of these, 2% could be attributed purely to variants acting in trans, while 43% were attributable only to variants acting in cis. The genes with expression divergence driven by changes in trans showed significantly higher sequence constraint than genes where the divergence was explained by variants acting in cis. The remaining genes with divergent patterns of expression (55%) were regulated by a combination of variants acting in cis and variants acting in trans. Intriguingly, the changes in expression induced by the cis and trans variants were in opposite directions more frequently than expected by chance, implying that compensatory regulation to stabilize gene expression levels is widespread. We propose that expression levels of genes regulated by this mechanism are fine-tuned by cis variants that arise following regulatory changes in trans, suggesting that many cis variants are not the primary targets of natural selection.","DOI":"10.1101/gr.142281.112","ISSN":"1549-5469","note":"PMID: 22919075\nPMCID: PMC3514667","journalAbbreviation":"Genome Res.","language":"eng","author":[{"family":"Goncalves","given":"Angela"},{"family":"Leigh-Brown","given":"Sarah"},{"family":"Thybert","given":"David"},{"family":"Stefflova","given":"Klara"},{"family":"Turro","given":"Ernest"},{"family":"Flicek","given":"Paul"},{"family":"Brazma","given":"Alvis"},{"family":"Odom","given":"Duncan T."},{"family":"Marioni","given":"John C."}],"issued":{"date-parts":[["2012",12]]}},"label":"page"},{"id":535,"uris":["http://zotero.org/users/local/3edLQjOs/items/NKYDUL3S"],"uri":["http://zotero.org/users/local/3edLQjOs/items/NKYDUL3S"],"itemData":{"id":535,"type":"article-journal","title":"QuASAR: quantitative allele-specific analysis of reads","container-title":"Bioinformatics (Oxford, England)","page":"1235-1242","volume":"31","issue":"8","source":"PubMed","abstract":"MOTIVATION: Expression quantitative trait loci (eQTL) studies have discovered thousands of genetic variants that regulate gene expression, enabling a better understanding of the functional role of non-coding sequences. However, eQTL studies are costly, requiring large sample sizes and genome-wide genotyping of each sample. In contrast, analysis of allele-specific expression (ASE) is becoming a popular approach to detect the effect of genetic variation on gene expression, even within a single individual. This is typically achieved by counting the number of RNA-seq reads matching each allele at heterozygous sites and testing the null hypothesis of a 1:1 allelic ratio. In principle, when genotype information is not readily available, it could be inferred from the RNA-seq reads directly. However, there are currently no existing methods that jointly infer genotypes and conduct ASE inference, while considering uncertainty in the genotype calls.\nRESULTS: We present QuASAR, quantitative allele-specific analysis of reads, a novel statistical learning method for jointly detecting heterozygous genotypes and inferring ASE. The proposed ASE inference step takes into consideration the uncertainty in the genotype calls, while including parameters that model base-call errors in sequencing and allelic over-dispersion. We validated our method with experimental data for which high-quality genotypes are available. Results for an additional dataset with multiple replicates at different sequencing depths demonstrate that QuASAR is a powerful tool for ASE analysis when genotypes are not available.\nAVAILABILITY AND IMPLEMENTATION: http://github.com/piquelab/QuASAR.\nCONTACT: fluca@wayne.edu or rpique@wayne.edu\nSUPPLEMENTARY INFORMATION: Supplementary Material is available at Bioinformatics online.","DOI":"10.1093/bioinformatics/btu802","ISSN":"1367-4811","note":"PMID: 25480375\nPMCID: PMC4393517","shortTitle":"QuASAR","journalAbbreviation":"Bioinformatics","language":"eng","author":[{"family":"Harvey","given":"Chris T."},{"family":"Moyerbrailean","given":"Gregory A."},{"family":"Davis","given":"Gordon O."},{"family":"Wen","given":"Xiaoquan"},{"family":"Luca","given":"Francesca"},{"family":"Pique-Regi","given":"Roger"}],"issued":{"date-parts":[["2015",4,15]]}},"label":"page"},{"id":538,"uris":["http://zotero.org/users/local/3edLQjOs/items/LQ9VKI8B"],"uri":["http://zotero.org/users/local/3edLQjOs/items/LQ9VKI8B"],"itemData":{"id":538,"type":"article-journal","title":"Allele-specific expression and eQTL analysis in mouse adipose tissue","container-title":"BMC genomics","page":"471","volume":"15","source":"PubMed","abstract":"BACKGROUND: The simplest definition of cis-eQTLs versus trans, refers to genetic variants that affect expression in an allele specific manner, with implications on underlying mechanism. Yet, due to technical limitations of expression microarrays, the vast majority of eQTL studies performed in the last decade used a genomic distance based definition as a surrogate for cis, therefore exploring local rather than cis-eQTLs.\nRESULTS: In this study we use RNAseq to explore allele specific expression (ASE) in adipose tissue of male and female F1 mice, produced from reciprocal crosses of C57BL/6J and DBA/2J strains. Comparison of the identified cis-eQTLs, to local-eQTLs, that were obtained from adipose tissue expression in two previous population based studies in our laboratory, yields poor overlap between the two mapping approaches, while both local-eQTL studies show highly concordant results. Specifically, local-eQTL studies show ~60% overlap between themselves, while only 15-20% of local-eQTLs are identified as cis by ASE, and less than 50% of ASE genes are recovered in local-eQTL studies. Utilizing recently published ENCODE data, we also find that ASE genes show significant bias for SNPs prevalence in DNase I hypersensitive sites that is ASE direction specific.\nCONCLUSIONS: We suggest a new approach to analysis of allele specific expression that is more sensitive and accurate than the commonly used fisher or chi-square statistics. Our analysis indicates that technical differences between the cis and local-eQTL approaches, such as differences in genomic background or sex specificity, account for relatively small fraction of the discrepancy. Therefore, we suggest that the differences between two eQTL mapping approaches may facilitate sorting of SNP-eQTL interactions into true cis and trans, and that a considerable portion of local-eQTL may actually represent trans interactions.","DOI":"10.1186/1471-2164-15-471","ISSN":"1471-2164","note":"PMID: 24927774\nPMCID: PMC4089026","journalAbbreviation":"BMC Genomics","language":"eng","author":[{"family":"Hasin-Brumshtein","given":"Yehudit"},{"family":"Hormozdiari","given":"Farhad"},{"family":"Martin","given":"Lisa"},{"family":"Nas","given":"Atila","non-dropping-particle":"van"},{"family":"Eskin","given":"Eleazar"},{"family":"Lusis","given":"Aldons J."},{"family":"Drake","given":"Thomas A."}],"issued":{"date-parts":[["2014",6,13]]}},"label":"page"},{"id":541,"uris":["http://zotero.org/users/local/3edLQjOs/items/9HQJH3QM"],"uri":["http://zotero.org/users/local/3edLQjOs/items/9HQJH3QM"],"itemData":{"id":541,"type":"article-journal","title":"A flexible Bayesian method for detecting allelic imbalance in RNA-seq data","container-title":"BMC genomics","page":"920","volume":"15","source":"PubMed","abstract":"BACKGROUND: One method of identifying cis regulatory differences is to analyze allele-specific expression (ASE) and identify cases of allelic imbalance (AI). RNA-seq is the most common way to measure ASE and a binomial test is often applied to determine statistical significance of AI. This implicitly assumes that there is no bias in estimation of AI. However, bias has been found to result from multiple factors including: genome ambiguity, reference quality, the mapping algorithm, and biases in the sequencing process. Two alternative approaches have been developed to handle bias: adjusting for bias using a statistical model and filtering regions of the genome suspected of harboring bias. Existing statistical models which account for bias rely on information from DNA controls, which can be cost prohibitive for large intraspecific studies. In contrast, data filtering is inexpensive and straightforward, but necessarily involves sacrificing a portion of the data.\nRESULTS: Here we propose a flexible Bayesian model for analysis of AI, which accounts for bias and can be implemented without DNA controls. In lieu of DNA controls, this Poisson-Gamma (PG) model uses an estimate of bias from simulations. The proposed model always has a lower type I error rate compared to the binomial test. Consistent with prior studies, bias dramatically affects the type I error rate. All of the tested models are sensitive to misspecification of bias. The closer the estimate of bias is to the true underlying bias, the lower the type I error rate. Correct estimates of bias result in a level alpha test.\nCONCLUSIONS: To improve the assessment of AI, some forms of systematic error (e.g., map bias) can be identified using simulation. The resulting estimates of bias can be used to correct for bias in the PG model, without data filtering. Other sources of bias (e.g., unidentified variant calls) can be easily captured by DNA controls, but are missed by common filtering approaches. Consequently, as variant identification improves, the need for DNA controls will be reduced. Filtering does not significantly improve performance and is not recommended, as information is sacrificed without a measurable gain. The PG model developed here performs well when bias is known, or slightly misspecified. The model is flexible and can accommodate differences in experimental design and bias estimation.","DOI":"10.1186/1471-2164-15-920","ISSN":"1471-2164","note":"PMID: 25339465\nPMCID: PMC4230747","journalAbbreviation":"BMC Genomics","language":"eng","author":[{"family":"León-Novelo","given":"Luis G."},{"family":"McIntyre","given":"Lauren M."},{"family":"Fear","given":"Justin M."},{"family":"Graze","given":"Rita M."}],"issued":{"date-parts":[["2014",10,23]]}},"label":"page"},{"id":544,"uris":["http://zotero.org/users/local/3edLQjOs/items/7UWL7KSB"],"uri":["http://zotero.org/users/local/3edLQjOs/items/7UWL7KSB"],"itemData":{"id":544,"type":"article-journal","title":"Assessing allele-specific expression across multiple tissues from RNA-seq read data","container-title":"Bioinformatics (Oxford, England)","page":"2497-2504","volume":"31","issue":"15","source":"PubMed","abstract":"MOTIVATION: RNA sequencing enables allele-specific expression (ASE) studies that complement standard genotype expression studies for common variants and, importantly, also allow measuring the regulatory impact of rare variants. The Genotype-Tissue Expression (GTEx) project is collecting RNA-seq data on multiple tissues of a same set of individuals and novel methods are required for the analysis of these data.\nRESULTS: We present a statistical method to compare different patterns of ASE across tissues and to classify genetic variants according to their impact on the tissue-wide expression profile. We focus on strong ASE effects that we are expecting to see for protein-truncating variants, but our method can also be adjusted for other types of ASE effects. We illustrate the method with a real data example on a tissue-wide expression profile of a variant causal for lipoid proteinosis, and with a simulation study to assess our method more generally.","DOI":"10.1093/bioinformatics/btv074","ISSN":"1367-4811","note":"PMID: 25819081\nPMCID: PMC4514921","journalAbbreviation":"Bioinformatics","language":"eng","author":[{"family":"Pirinen","given":"Matti"},{"family":"Lappalainen","given":"Tuuli"},{"family":"Zaitlen","given":"Noah A."},{"literal":"GTEx Consortium"},{"family":"Dermitzakis","given":"Emmanouil T."},{"family":"Donnelly","given":"Peter"},{"family":"McCarthy","given":"Mark I."},{"family":"Rivas","given":"Manuel A."}],"issued":{"date-parts":[["2015",8,1]]}},"label":"page"},{"id":547,"uris":["http://zotero.org/users/local/3edLQjOs/items/Q69YCM23"],"uri":["http://zotero.org/users/local/3edLQjOs/items/Q69YCM23"],"itemData":{"id":547,"type":"article-journal","title":"A powerful and flexible statistical framework for testing hypotheses of allele-specific gene expression from RNA-seq data","container-title":"Genome Research","page":"1728-1737","volume":"21","issue":"10","source":"PubMed","abstract":"Variation in gene expression is thought to make a significant contribution to phenotypic diversity among individuals within populations. Although high-throughput cDNA sequencing offers a unique opportunity to delineate the genome-wide architectur</w:instrText>
      </w:r>
      <w:r>
        <w:rPr>
          <w:rFonts w:eastAsia="Arial" w:asciiTheme="minorHAnsi" w:hAnsiTheme="minorHAnsi" w:cstheme="minorHAnsi"/>
        </w:rPr>
        <w:instrText xml:space="preserve">e of regulatory variation, new statistical methods need to be developed to capitalize on the wealth of information contained in RNA-seq data sets. To this end, we developed a powerful and flexible hierarchical Bayesian model that combines information across loci to allow both global and locus-specific inferences about allele-specific expression (ASE). We applied our methodology to a large RNA-seq data set obtained in a diploid hybrid of two diverse Saccharomyces cerevisiae strains, as well as to RNA-seq data from an individual human genome. Our statistical framework accurately quantifies levels of ASE with specified false-discovery rates, achieving high reproducibility between independent sequencing platforms. We pinpoint loci that show unusual and biologically interesting patterns of ASE, including allele-specific alternative splicing and transcription termination sites. Our methodology provides a rigorous, quantitative, and high-resolution tool for profiling ASE across whole genomes.","DOI":"10.1101/gr.119784.110","ISSN":"1549-5469","note":"PMID: 21873452\nPMCID: PMC3202289","journalAbbreviation":"Genome Res.","language":"eng","author":[{"family":"Skelly","given":"Daniel A."},{"family":"Johansson","given":"Marnie"},{"family":"Madeoy","given":"Jennifer"},{"family":"Wakefield","given":"Jon"},{"family":"Akey","given":"Joshua M."}],"issued":{"date-parts":[["2011",10]]}},"label":"page"}],"schema":"https://github.com/citation-style-language/schema/raw/master/csl-citation.json"} </w:instrText>
      </w:r>
      <w:r>
        <w:rPr>
          <w:rFonts w:eastAsia="Arial" w:asciiTheme="minorHAnsi" w:hAnsiTheme="minorHAnsi" w:cstheme="minorHAnsi"/>
          <w:lang w:val="en-US"/>
        </w:rPr>
        <w:fldChar w:fldCharType="separate"/>
      </w:r>
      <w:r>
        <w:rPr>
          <w:rFonts w:ascii="Calibri" w:hAnsi="Calibri" w:cs="Calibri"/>
          <w:szCs w:val="24"/>
        </w:rPr>
        <w:t xml:space="preserve">(Bonthuis </w:t>
      </w:r>
      <w:r>
        <w:rPr>
          <w:rFonts w:ascii="Calibri" w:hAnsi="Calibri" w:cs="Calibri"/>
          <w:i/>
          <w:iCs/>
          <w:szCs w:val="24"/>
        </w:rPr>
        <w:t>et al.</w:t>
      </w:r>
      <w:r>
        <w:rPr>
          <w:rFonts w:ascii="Calibri" w:hAnsi="Calibri" w:cs="Calibri"/>
          <w:szCs w:val="24"/>
        </w:rPr>
        <w:t xml:space="preserve">, 2015; Zou </w:t>
      </w:r>
      <w:r>
        <w:rPr>
          <w:rFonts w:ascii="Calibri" w:hAnsi="Calibri" w:cs="Calibri"/>
          <w:i/>
          <w:iCs/>
          <w:szCs w:val="24"/>
        </w:rPr>
        <w:t>et al.</w:t>
      </w:r>
      <w:r>
        <w:rPr>
          <w:rFonts w:ascii="Calibri" w:hAnsi="Calibri" w:cs="Calibri"/>
          <w:szCs w:val="24"/>
        </w:rPr>
        <w:t xml:space="preserve">, 2014; Goncalves </w:t>
      </w:r>
      <w:r>
        <w:rPr>
          <w:rFonts w:ascii="Calibri" w:hAnsi="Calibri" w:cs="Calibri"/>
          <w:i/>
          <w:iCs/>
          <w:szCs w:val="24"/>
        </w:rPr>
        <w:t>et al.</w:t>
      </w:r>
      <w:r>
        <w:rPr>
          <w:rFonts w:ascii="Calibri" w:hAnsi="Calibri" w:cs="Calibri"/>
          <w:szCs w:val="24"/>
        </w:rPr>
        <w:t xml:space="preserve">, 2012; Harvey </w:t>
      </w:r>
      <w:r>
        <w:rPr>
          <w:rFonts w:ascii="Calibri" w:hAnsi="Calibri" w:cs="Calibri"/>
          <w:i/>
          <w:iCs/>
          <w:szCs w:val="24"/>
        </w:rPr>
        <w:t>et al.</w:t>
      </w:r>
      <w:r>
        <w:rPr>
          <w:rFonts w:ascii="Calibri" w:hAnsi="Calibri" w:cs="Calibri"/>
          <w:szCs w:val="24"/>
        </w:rPr>
        <w:t xml:space="preserve">, 2015; Hasin-Brumshtein </w:t>
      </w:r>
      <w:r>
        <w:rPr>
          <w:rFonts w:ascii="Calibri" w:hAnsi="Calibri" w:cs="Calibri"/>
          <w:i/>
          <w:iCs/>
          <w:szCs w:val="24"/>
        </w:rPr>
        <w:t>et al.</w:t>
      </w:r>
      <w:r>
        <w:rPr>
          <w:rFonts w:ascii="Calibri" w:hAnsi="Calibri" w:cs="Calibri"/>
          <w:szCs w:val="24"/>
        </w:rPr>
        <w:t xml:space="preserve">, 2014; León-Novelo </w:t>
      </w:r>
      <w:r>
        <w:rPr>
          <w:rFonts w:ascii="Calibri" w:hAnsi="Calibri" w:cs="Calibri"/>
          <w:i/>
          <w:iCs/>
          <w:szCs w:val="24"/>
        </w:rPr>
        <w:t>et al.</w:t>
      </w:r>
      <w:r>
        <w:rPr>
          <w:rFonts w:ascii="Calibri" w:hAnsi="Calibri" w:cs="Calibri"/>
          <w:szCs w:val="24"/>
        </w:rPr>
        <w:t xml:space="preserve">, 2014; Pirinen </w:t>
      </w:r>
      <w:r>
        <w:rPr>
          <w:rFonts w:ascii="Calibri" w:hAnsi="Calibri" w:cs="Calibri"/>
          <w:i/>
          <w:iCs/>
          <w:szCs w:val="24"/>
        </w:rPr>
        <w:t>et al.</w:t>
      </w:r>
      <w:r>
        <w:rPr>
          <w:rFonts w:ascii="Calibri" w:hAnsi="Calibri" w:cs="Calibri"/>
          <w:szCs w:val="24"/>
        </w:rPr>
        <w:t xml:space="preserve">, 2015; Skelly </w:t>
      </w:r>
      <w:r>
        <w:rPr>
          <w:rFonts w:ascii="Calibri" w:hAnsi="Calibri" w:cs="Calibri"/>
          <w:i/>
          <w:iCs/>
          <w:szCs w:val="24"/>
        </w:rPr>
        <w:t>et al.</w:t>
      </w:r>
      <w:r>
        <w:rPr>
          <w:rFonts w:ascii="Calibri" w:hAnsi="Calibri" w:cs="Calibri"/>
          <w:szCs w:val="24"/>
        </w:rPr>
        <w:t>, 2011)</w:t>
      </w:r>
      <w:r>
        <w:rPr>
          <w:rFonts w:eastAsia="Arial" w:asciiTheme="minorHAnsi" w:hAnsiTheme="minorHAnsi" w:cstheme="minorHAnsi"/>
          <w:lang w:val="en-US"/>
        </w:rPr>
        <w:fldChar w:fldCharType="end"/>
      </w:r>
      <w:r>
        <w:rPr>
          <w:rFonts w:eastAsia="Arial" w:asciiTheme="minorHAnsi" w:hAnsiTheme="minorHAnsi" w:cstheme="minorHAnsi"/>
        </w:rPr>
        <w:t xml:space="preserve">. </w:t>
      </w:r>
      <w:r>
        <w:rPr>
          <w:rFonts w:eastAsia="Arial" w:asciiTheme="minorHAnsi" w:hAnsiTheme="minorHAnsi" w:cstheme="minorHAnsi"/>
          <w:lang w:val="en-US"/>
        </w:rPr>
        <w:t>Introducing over-dispersion parameters requires their estimation, either globally on the dataset or individually at the gene/transcript level. Global dispersion estimation is inaccurate because variability strongly depends on genes and individual dispersion estimation is prone to over-fitting, especially when few replicates are available.</w:t>
      </w:r>
    </w:p>
    <w:p>
      <w:pPr>
        <w:jc w:val="both"/>
        <w:rPr>
          <w:rFonts w:eastAsia="Arial" w:asciiTheme="minorHAnsi" w:hAnsiTheme="minorHAnsi" w:cstheme="minorHAnsi"/>
          <w:lang w:val="en-US"/>
        </w:rPr>
      </w:pPr>
    </w:p>
    <w:p>
      <w:pPr>
        <w:pStyle w:val="13"/>
        <w:numPr>
          <w:ilvl w:val="1"/>
          <w:numId w:val="1"/>
        </w:numPr>
        <w:jc w:val="both"/>
        <w:rPr>
          <w:rFonts w:eastAsia="Arial" w:asciiTheme="minorHAnsi" w:hAnsiTheme="minorHAnsi" w:cstheme="minorHAnsi"/>
          <w:b/>
          <w:lang w:val="en-US"/>
        </w:rPr>
      </w:pPr>
      <w:r>
        <w:rPr>
          <w:rFonts w:eastAsia="Arial" w:asciiTheme="minorHAnsi" w:hAnsiTheme="minorHAnsi" w:cstheme="minorHAnsi"/>
          <w:b/>
          <w:lang w:val="en-US"/>
        </w:rPr>
        <w:t>Statistical testing</w:t>
      </w:r>
    </w:p>
    <w:p>
      <w:pPr>
        <w:jc w:val="both"/>
        <w:rPr>
          <w:rFonts w:eastAsia="Arial" w:asciiTheme="minorHAnsi" w:hAnsiTheme="minorHAnsi" w:cstheme="minorHAnsi"/>
          <w:lang w:val="en-US"/>
        </w:rPr>
      </w:pPr>
      <w:r>
        <w:rPr>
          <w:rFonts w:eastAsia="Arial" w:asciiTheme="minorHAnsi" w:hAnsiTheme="minorHAnsi" w:cstheme="minorHAnsi"/>
          <w:lang w:val="en-US"/>
        </w:rPr>
        <w:t xml:space="preserve">It is interesting to note that, apart from classical testing such as chi-square, likelihood ratio, exact tests..., and regardless of the data modeling, several of the previously cited authors have chosen to use a Bayesian framework to infer statistical significance </w:t>
      </w:r>
      <w:r>
        <w:rPr>
          <w:rFonts w:eastAsia="Arial" w:asciiTheme="minorHAnsi" w:hAnsiTheme="minorHAnsi" w:cstheme="minorHAnsi"/>
          <w:lang w:val="en-US"/>
        </w:rPr>
        <w:fldChar w:fldCharType="begin"/>
      </w:r>
      <w:r>
        <w:rPr>
          <w:rFonts w:eastAsia="Arial" w:asciiTheme="minorHAnsi" w:hAnsiTheme="minorHAnsi" w:cstheme="minorHAnsi"/>
          <w:lang w:val="en-US"/>
        </w:rPr>
        <w:instrText xml:space="preserve"> ADDIN ZOTERO_ITEM CSL_CITATION {"citationID":"xHsWSWWk","properties":{"formattedCitation":"(Perez {\\i{}et al.}, 2015; Turro {\\i{}et al.}, 2014, 2011; Pirinen {\\i{}et al.}, 2015; Skelly {\\i{}et al.}, 2011)","plainCitation":"(Perez et al., 2015; Turro et al., 2014, 2011; Pirinen et al., 2015; Skelly et al., 2011)","noteIndex":0},"citationItems":[{"id":316,"uris":["http://zotero.org/users/local/3edLQjOs/items/CDFGDCRR"],"uri":["http://zotero.org/users/local/3edLQjOs/items/CDFGDCRR"],"itemData":{"id":316,"type":"article-journal","title":"Quantitative and functional interrogation of parent-of-origin allelic expression biases in the brain","container-title":"eLife","page":"e07860","volume":"4","source":"PubMed","abstract":"The maternal and paternal genomes play different roles in mammalian brains as a result of genomic imprinting, an epigenetic regulation leading to differential expression of the parental alleles of some genes. Here we investigate genomic imprinting in the cerebellum using a newly developed Bayesian statistical model that provides unprecedented transcript-level resolution. We uncover 160 imprinted transcripts, including 41 novel and independently validated imprinted genes. Strikingly, many genes exhibit parentally biased--rather than monoallelic--expression, with different magnitudes according to age, organ, and brain region. Developmental changes in parental bias and overall gene expression are strongly correlated, suggesting combined roles in regulating gene dosage. Finally, brain-specific deletion of the paternal, but not maternal, allele of the paternally-biased Bcl-x, (Bcl2l1) results in loss of specific neuron types, supporting the functional significance of parental biases. These findings reveal the remarkable complexity of genomic imprinting, with important implications for understanding the normal and diseased brain.","DOI":"10.7554/eLife.07860","ISSN":"2050-084X","note":"PMID: 26140685\nPMCID: PMC4512258","journalAbbreviation":"Elife","language":"eng","author":[{"family":"Perez","given":"Julio D."},{"family":"Rubinstein","given":"Nimrod D."},{"family":"Fernandez","given":"Daniel E."},{"family":"Santoro","given":"Stephen W."},{"family":"Needleman","given":"Leigh A."},{"family":"Ho-Shing","given":"Olivia"},{"family":"Choi","given":"John J."},{"family":"Zirlinger","given":"Mariela"},{"family":"Chen","given":"Shau-Kwaun"},{"family":"Liu","given":"Jun S."},{"family":"Dulac","given":"Catherine"}],"issued":{"date-parts":[["2015",7,3]]}},"label":"page"},{"id":517,"uris":["http://zotero.org/users/local/3edLQjOs/items/EMJGZDN9"],"uri":["http://zotero.org/users/local/3edLQjOs/items/EMJGZDN9"],"itemData":{"id":517,"type":"article-journal","title":"Flexible analysis of RNA-seq data using mixed effects models","container-title":"Bioinformatics (Oxford, England)","page":"180-188","volume":"30","issue":"2","source":"PubMed","abstract":"MOTIVATION: Most methods for estimating differential expression from RNA-seq are based on statistics that compare normalized read counts between treatment classes. Unfortunately, reads are in general too short to be mapped unambiguously to features of interest, such as genes, isoforms or haplotype-specific isoforms. There are methods for estimating expression levels that account for this source of ambiguity. However, the uncertainty is not generally accounted for in downstream analysis of gene expression experiments. Moreover, at the individual transcript level, it can sometimes be too large to allow useful comparisons between treatment groups.\nRESULTS: In this article we make two proposals that improve the power, specificity and versatility of expression analysis using RNA-seq data. First, we present a Bayesian method for model selection that accounts for read mapping ambiguities using random effects. This polytomous model selection approach can be used to identify many interesting patterns of gene expression and is not confined to detecting differential expression between two groups. For illustration, we use our method to detect imprinting, different types of regulatory divergence in cis and in trans and differential isoform usage, but many other applications are possible. Second, we present a novel collapsing algorithm for grouping transcripts into inferential units that exploits the posterior correlation between transcript expression levels. The aggregate expression levels of these units can be estimated with useful levels of uncertainty. Our algorithm can improve the precision of expression estimates when uncertainty is large with only a small reduction in biological resolution.\nAVAILABILITY AND IMPLEMENTATION: We have implemented our software in the mmdiff and mmcollapse multithreaded C++ programs as part of the open-source MMSEQ package, available on https://github.com/eturro/mmseq.","DOI":"10.1093/bioinformatics/btt624","ISSN":"1367-4811","note":"PMID: 24281695","journalAbbreviation":"Bioinformatics","language":"eng","author":[{"family":"Turro","given":"Ernest"},{"family":"Astle","given":"William J."},{"family":"Tavaré","given":"Simon"}],"issued":{"date-parts":[["2014",1,15]]}},"label":"page"},{"id":520,"uris":["http://zotero.org/users/local/3edLQjOs/items/Y7JKXGDI"],"uri":["http://zotero.org/users/local/3edLQjOs/items/Y7JKXGDI"],"itemData":{"id":520,"type":"article-journal","title":"Haplotype and isoform specific expression estimation using multi-mapping RNA-seq reads","container-title":"Genome Biology","page":"R13","volume":"12","issue":"2","source":"PubMed","abstract":"We present a novel pipeline and methodology for simultaneously estimating isoform expression and allelic imbalance in diploid organisms using RNA-seq data. We achieve this by modeling the expression of haplotype-specific isoforms. If unknown, the two parental isoform sequences can be individually reconstructed. A new statistical method, MMSEQ, deconvolves the mapping of reads to multiple transcripts (isoforms or haplotype-specific isoforms). Our software can take into account non-uniform read generation and works with paired-end reads.","DOI":"10.1186/gb-2011-12-2-r13","ISSN":"1474-760X","note":"PMID: 21310039\nPMCID: PMC3188795","journalAbbreviation":"Genome Biol.","language":"eng","author":[{"family":"Turro","given":"Ernest"},{"family":"Su","given":"Shu-Yi"},{"family":"Gonçalves","given":"Ângela"},{"family":"Coin","given":"Lachlan J. M."},{"family":"Richardson","given":"Sylvia"},{"family":"Lewin","given":"Alex"}],"issued":{"date-parts":[["2011"]]}},"label":"page"},{"id":544,"uris":["http://zotero.org/users/local/3edLQjOs/items/7UWL7KSB"],"uri":["http://zotero.org/users/local/3edLQjOs/items/7UWL7KSB"],"itemData":{"id":544,"type":"article-journal","title":"Assessing allele-specific expression across multiple tissues from RNA-seq read data","container-title":"Bioinformatics (Oxford, England)","page":"2497-2504","volume":"31","issue":"15","source":"PubMed","abstract":"MOTIVATION: RNA sequencing enables allele-specific expression (ASE) studies that complement standard genotype expression studies for common variants and, importantly, also allow measuring the regulatory impact of rare variants. The Genotype-Tissue Expression (GTEx) project is collecting RNA-seq data on multiple tissues of a same set of individuals and novel methods are required for the analysis of these data.\nRESULTS: We present a statistical method to compare different patterns of ASE across tissues and to classify genetic variants according to their impact on the tissue-wide expression profile. We focus on strong ASE effects that we are expecting to see for protein-truncating variants, but our method can also be adjusted for other types of ASE effects. We illustrate the method with a real data example on a tissue-wide expression profile of a variant causal for lipoid proteinosis, and with a simulation study to assess our method more generally.","DOI":"10.1093/bioinformatics/btv074","ISSN":"1367-4811","note":"PMID: 25819081\nPMCID: PMC4514921","journalAbbreviation":"Bioinformatics","language":"eng","author":[{"family":"Pirinen","given":"Matti"},{"family":"Lappalainen","given":"Tuuli"},{"family":"Zaitlen","given":"Noah A."},{"literal":"GTEx Consortium"},{"family":"Dermitzakis","given":"Emmanouil T."},{"family":"Donnelly","given":"Peter"},{"family":"McCarthy","given":"Mark I."},{"family":"Rivas","given":"Manuel A."}],"issued":{"date-parts":[["2015",8,1]]}},"label":"page"},{"id":547,"uris":["http://zotero.org/users/local/3edLQjOs/items/Q69YCM23"],"uri":["http://zotero.org/users/local/3edLQjOs/items/Q69YCM23"],"itemData":{"id":547,"type":"article-journal","title":"A powerful and flexible statistical framework for testing hypotheses of allele-specific gene expression from RNA-seq data","container-title":"Genome Research","page":"1728-1737","volume":"21","issue":"10","source":"PubMed","abstract":"Variation in gene expression is thought to make a significant contribution to phenotypic diversity among individuals within populations. Although high-throughput cDNA sequencing offers a unique opportunity to delineate the genome-wide architectur</w:instrText>
      </w:r>
      <w:r>
        <w:rPr>
          <w:rFonts w:eastAsia="Arial" w:asciiTheme="minorHAnsi" w:hAnsiTheme="minorHAnsi" w:cstheme="minorHAnsi"/>
        </w:rPr>
        <w:instrText xml:space="preserve">e of regulatory variation, new statistical methods need to be developed to capitalize on the wealth of information contained in RNA-seq data sets. To this end, we developed a powerful and flexible hierarchical Bayesian model that combines information across loci to allow both global and locus-specific inferences about allele-specific expression (ASE). We applied our methodology to a large RNA-seq data set obtained in a diploid hybrid of two diverse Saccharomyces cerevisiae strains, as well as to RNA-seq data from an individual human genome. Our statistical framework accurately quantifies levels of ASE with specified false-discovery rates, achieving high reproducibility between independent sequencing platforms. We pinpoint loci that show unusual and biologically interesting patterns of ASE, including allele-specific alternative splicing and transcription termination sites. Our methodology provides a rigorous, quantitative, and high-resolution tool for profiling ASE across whole genomes.","DOI":"10.1101/gr.119784.110","ISSN":"1549-5469","note":"PMID: 21873452\nPMCID: PMC3202289","journalAbbreviation":"Genome Res.","language":"eng","author":[{"family":"Skelly","given":"Daniel A."},{"family":"Johansson","given":"Marnie"},{"family":"Madeoy","given":"Jennifer"},{"family":"Wakefield","given":"Jon"},{"family":"Akey","given":"Joshua M."}],"issued":{"date-parts":[["2011",10]]}},"label":"page"}],"schema":"https://github.com/citation-style-language/schema/raw/master/csl-citation.json"} </w:instrText>
      </w:r>
      <w:r>
        <w:rPr>
          <w:rFonts w:eastAsia="Arial" w:asciiTheme="minorHAnsi" w:hAnsiTheme="minorHAnsi" w:cstheme="minorHAnsi"/>
          <w:lang w:val="en-US"/>
        </w:rPr>
        <w:fldChar w:fldCharType="separate"/>
      </w:r>
      <w:r>
        <w:rPr>
          <w:rFonts w:ascii="Calibri" w:hAnsi="Calibri" w:cs="Calibri"/>
          <w:szCs w:val="24"/>
        </w:rPr>
        <w:t xml:space="preserve">(Perez </w:t>
      </w:r>
      <w:r>
        <w:rPr>
          <w:rFonts w:ascii="Calibri" w:hAnsi="Calibri" w:cs="Calibri"/>
          <w:i/>
          <w:iCs/>
          <w:szCs w:val="24"/>
        </w:rPr>
        <w:t>et al.</w:t>
      </w:r>
      <w:r>
        <w:rPr>
          <w:rFonts w:ascii="Calibri" w:hAnsi="Calibri" w:cs="Calibri"/>
          <w:szCs w:val="24"/>
        </w:rPr>
        <w:t xml:space="preserve">, 2015; Turro </w:t>
      </w:r>
      <w:r>
        <w:rPr>
          <w:rFonts w:ascii="Calibri" w:hAnsi="Calibri" w:cs="Calibri"/>
          <w:i/>
          <w:iCs/>
          <w:szCs w:val="24"/>
        </w:rPr>
        <w:t>et al.</w:t>
      </w:r>
      <w:r>
        <w:rPr>
          <w:rFonts w:ascii="Calibri" w:hAnsi="Calibri" w:cs="Calibri"/>
          <w:szCs w:val="24"/>
        </w:rPr>
        <w:t xml:space="preserve">, 2014, 2011; Pirinen </w:t>
      </w:r>
      <w:r>
        <w:rPr>
          <w:rFonts w:ascii="Calibri" w:hAnsi="Calibri" w:cs="Calibri"/>
          <w:i/>
          <w:iCs/>
          <w:szCs w:val="24"/>
        </w:rPr>
        <w:t>et al.</w:t>
      </w:r>
      <w:r>
        <w:rPr>
          <w:rFonts w:ascii="Calibri" w:hAnsi="Calibri" w:cs="Calibri"/>
          <w:szCs w:val="24"/>
        </w:rPr>
        <w:t xml:space="preserve">, 2015; Skelly </w:t>
      </w:r>
      <w:r>
        <w:rPr>
          <w:rFonts w:ascii="Calibri" w:hAnsi="Calibri" w:cs="Calibri"/>
          <w:i/>
          <w:iCs/>
          <w:szCs w:val="24"/>
        </w:rPr>
        <w:t>et al.</w:t>
      </w:r>
      <w:r>
        <w:rPr>
          <w:rFonts w:ascii="Calibri" w:hAnsi="Calibri" w:cs="Calibri"/>
          <w:szCs w:val="24"/>
        </w:rPr>
        <w:t>, 2011)</w:t>
      </w:r>
      <w:r>
        <w:rPr>
          <w:rFonts w:eastAsia="Arial" w:asciiTheme="minorHAnsi" w:hAnsiTheme="minorHAnsi" w:cstheme="minorHAnsi"/>
          <w:lang w:val="en-US"/>
        </w:rPr>
        <w:fldChar w:fldCharType="end"/>
      </w:r>
      <w:r>
        <w:rPr>
          <w:rFonts w:eastAsia="Arial" w:asciiTheme="minorHAnsi" w:hAnsiTheme="minorHAnsi" w:cstheme="minorHAnsi"/>
        </w:rPr>
        <w:t xml:space="preserve">. </w:t>
      </w:r>
      <w:r>
        <w:rPr>
          <w:rFonts w:eastAsia="Arial" w:asciiTheme="minorHAnsi" w:hAnsiTheme="minorHAnsi" w:cstheme="minorHAnsi"/>
          <w:lang w:val="en-US"/>
        </w:rPr>
        <w:t xml:space="preserve">We benchmarked two of those methods </w:t>
      </w:r>
      <w:r>
        <w:rPr>
          <w:rFonts w:eastAsia="Arial" w:asciiTheme="minorHAnsi" w:hAnsiTheme="minorHAnsi" w:cstheme="minorHAnsi"/>
          <w:lang w:val="en-US"/>
        </w:rPr>
        <w:fldChar w:fldCharType="begin"/>
      </w:r>
      <w:r>
        <w:rPr>
          <w:rFonts w:eastAsia="Arial" w:asciiTheme="minorHAnsi" w:hAnsiTheme="minorHAnsi" w:cstheme="minorHAnsi"/>
          <w:lang w:val="en-US"/>
        </w:rPr>
        <w:instrText xml:space="preserve"> ADDIN ZOTERO_ITEM CSL_CITATION {"citationID":"s8VmMGY4","properties":{"formattedCitation":"(Perez {\\i{}et al.}, 2015; Pirinen {\\i{}et al.}, 2015)","plainCitation":"(Perez et al., 2015; Pirinen et al., 2015)","noteIndex":0},"citationItems":[{"id":316,"uris":["http://zotero.org/users/local/3edLQjOs/items/CDFGDCRR"],"uri":["http://zotero.org/users/local/3edLQjOs/items/CDFGDCRR"],"itemData":{"id":316,"type":"article-journal","title":"Quantitative and functional interrogation of parent-of-origin allelic expression biases in the brain","container-title":"eLife","page":"e07860","volume":"4","source":"PubMed","abstract":"The maternal and paternal genomes play different roles in mammalian brains as a result of genomic imprinting, an epigenetic regulation leading to differential expression of the parental alleles of some genes. Here we investigate genomic imprinting in the cerebellum using a newly developed Bayesian statistical model that provides unprecedented transcript-level resolution. We uncover 160 imprinted transcripts, including 41 novel and independently validated imprinted genes. Strikingly, many genes exhibit parentally biased--rather than monoallelic--expression, with different magnitudes according to age, organ, and brain region. Developmental changes in parental bias and overall gene expression are strongly correlated, suggesting combined roles in regulating gene dosage. Finally, brain-specific deletion of the paternal, but not maternal, allele of the paternally-biased Bcl-x, (Bcl2l1) results in loss of specific neuron types, supporting the functional significance of parental biases. These findings reveal the remarkable complexity of genomic imprinting, with important implications for understanding the normal and diseased brain.","DOI":"10.7554/eLife.07860","ISSN":"2050-084X","note":"PMID: 26140685\nPMCID: PMC4512258","journalAbbreviation":"Elife","language":"eng","author":[{"family":"Perez","given":"Julio D."},{"family":"Rubinstein","given":"Nimrod D."},{"family":"Fernandez","given":"Daniel E."},{"family":"Santoro","given":"Stephen W."},{"family":"Needleman","given":"Leigh A."},{"family":"Ho-Shing","given":"Olivia"},{"family":"Choi","given":"John J."},{"family":"Zirlinger","given":"Mariela"},{"family":"Chen","given":"Shau-Kwaun"},{"family":"Liu","given":"Jun S."},{"family":"Dulac","given":"Catherine"}],"issued":{"date-parts":[["2015",7,3]]}},"label":"page"},{"id":544,"uris":["http://zotero.org/users/local/3edLQjOs/items/7UWL7KSB"],"uri":["http://zotero.org/users/local/3edLQjOs/items/7UWL7KSB"],"itemData":{"id":544,"type":"article-journal","title":"Assessing allele-specific expression across multiple tissues from RNA-seq read data","container-title":"Bioinformatics (Oxford, England)","page":"2497-2504","volume":"31","issue":"15","source":"PubMed","abstract":"MOTIVATION: RNA sequencing enables allele-specific expression (ASE) studies that complement standard genotype expression studies for common variants and, importantly, also allow measuring the regulatory impact of rare variants. The Genotype-Tissue Expression (GTEx) project is collecting RNA-seq data on multiple tissues of a same set of individuals and novel methods are required for the analysis of these data.\nRESULTS: We present a statistical method to compare different patterns of ASE across tissues and to classify genetic variants according to their impact on the tissue-wide expression profile. We focus on strong ASE effects that we are expecting to see for protein-truncating variants, but our method can also be adjusted for other types of ASE effects. We illustrate the method with a real data example on a tissue-wide expression profile of a variant causal for lipoid proteinosis, and with a simulation study to assess our method more generally.","DOI":"10.1093/bioinformatics/btv074","ISSN":"1367-4811","note":"PMID: 25819081\nPMCID: PMC4514921","journalAbbreviation":"Bioinformatics","language":"eng","author":[{"family":"Pirinen","given":"Matti"},{"family":"Lappalainen","given":"Tuuli"},{"family":"Zaitlen","given":"Noah A."},{"literal":"GTEx Consortium"},{"family":"Dermitzakis","given":"Emmanouil T."},{"family":"Donnelly","given":"Peter"},{"family":"McCarthy","given":"Mark I."},{"family":"Rivas","given":"Manuel A."}],"issued":{"date-parts":[["2015",8,1]]}},"label":"page"}],"schema":"https://github.com/citation-style-language/schema/raw/master/csl-citation.json"} </w:instrText>
      </w:r>
      <w:r>
        <w:rPr>
          <w:rFonts w:eastAsia="Arial" w:asciiTheme="minorHAnsi" w:hAnsiTheme="minorHAnsi" w:cstheme="minorHAnsi"/>
          <w:lang w:val="en-US"/>
        </w:rPr>
        <w:fldChar w:fldCharType="separate"/>
      </w:r>
      <w:r>
        <w:rPr>
          <w:rFonts w:ascii="Calibri" w:hAnsi="Calibri" w:cs="Calibri"/>
          <w:szCs w:val="24"/>
          <w:lang w:val="en-US"/>
        </w:rPr>
        <w:t xml:space="preserve">(Perez </w:t>
      </w:r>
      <w:r>
        <w:rPr>
          <w:rFonts w:ascii="Calibri" w:hAnsi="Calibri" w:cs="Calibri"/>
          <w:i/>
          <w:iCs/>
          <w:szCs w:val="24"/>
          <w:lang w:val="en-US"/>
        </w:rPr>
        <w:t>et al.</w:t>
      </w:r>
      <w:r>
        <w:rPr>
          <w:rFonts w:ascii="Calibri" w:hAnsi="Calibri" w:cs="Calibri"/>
          <w:szCs w:val="24"/>
          <w:lang w:val="en-US"/>
        </w:rPr>
        <w:t xml:space="preserve">, 2015; Pirinen </w:t>
      </w:r>
      <w:r>
        <w:rPr>
          <w:rFonts w:ascii="Calibri" w:hAnsi="Calibri" w:cs="Calibri"/>
          <w:i/>
          <w:iCs/>
          <w:szCs w:val="24"/>
          <w:lang w:val="en-US"/>
        </w:rPr>
        <w:t>et al.</w:t>
      </w:r>
      <w:r>
        <w:rPr>
          <w:rFonts w:ascii="Calibri" w:hAnsi="Calibri" w:cs="Calibri"/>
          <w:szCs w:val="24"/>
          <w:lang w:val="en-US"/>
        </w:rPr>
        <w:t>, 2015)</w:t>
      </w:r>
      <w:r>
        <w:rPr>
          <w:rFonts w:eastAsia="Arial" w:asciiTheme="minorHAnsi" w:hAnsiTheme="minorHAnsi" w:cstheme="minorHAnsi"/>
          <w:lang w:val="en-US"/>
        </w:rPr>
        <w:fldChar w:fldCharType="end"/>
      </w:r>
      <w:r>
        <w:rPr>
          <w:rFonts w:eastAsia="Arial" w:asciiTheme="minorHAnsi" w:hAnsiTheme="minorHAnsi" w:cstheme="minorHAnsi"/>
          <w:lang w:val="en-US"/>
        </w:rPr>
        <w:t xml:space="preserve"> in the manuscript. All these methods will succeed in ranking genes from the least to the most reliably mono-allelically expressed. However, the threshold issue remains. As modeling is approximate, p-value significance is questionable.</w:t>
      </w:r>
    </w:p>
    <w:p>
      <w:pPr>
        <w:jc w:val="both"/>
        <w:rPr>
          <w:rFonts w:eastAsia="Arial" w:asciiTheme="minorHAnsi" w:hAnsiTheme="minorHAnsi" w:cstheme="minorHAnsi"/>
          <w:lang w:val="en-US"/>
        </w:rPr>
      </w:pPr>
    </w:p>
    <w:p>
      <w:pPr>
        <w:pStyle w:val="13"/>
        <w:numPr>
          <w:ilvl w:val="1"/>
          <w:numId w:val="1"/>
        </w:numPr>
        <w:jc w:val="both"/>
        <w:rPr>
          <w:rFonts w:eastAsia="Arial" w:asciiTheme="minorHAnsi" w:hAnsiTheme="minorHAnsi" w:cstheme="minorHAnsi"/>
          <w:b/>
          <w:lang w:val="en-US"/>
        </w:rPr>
      </w:pPr>
      <w:r>
        <w:rPr>
          <w:rFonts w:eastAsia="Arial" w:asciiTheme="minorHAnsi" w:hAnsiTheme="minorHAnsi" w:cstheme="minorHAnsi"/>
          <w:b/>
          <w:lang w:val="en-US"/>
        </w:rPr>
        <w:t>Multiple test correction</w:t>
      </w:r>
    </w:p>
    <w:p>
      <w:pPr>
        <w:jc w:val="both"/>
        <w:rPr>
          <w:rFonts w:eastAsia="Arial" w:asciiTheme="minorHAnsi" w:hAnsiTheme="minorHAnsi" w:cstheme="minorHAnsi"/>
        </w:rPr>
      </w:pPr>
      <w:r>
        <w:rPr>
          <w:rFonts w:eastAsia="Arial" w:asciiTheme="minorHAnsi" w:hAnsiTheme="minorHAnsi" w:cstheme="minorHAnsi"/>
          <w:lang w:val="en-US"/>
        </w:rPr>
        <w:t xml:space="preserve">Classical ways of correcting p-values have been used; Bonferroni </w:t>
      </w:r>
      <w:r>
        <w:rPr>
          <w:rFonts w:eastAsia="Arial" w:asciiTheme="minorHAnsi" w:hAnsiTheme="minorHAnsi" w:cstheme="minorHAnsi"/>
          <w:lang w:val="en-US"/>
        </w:rPr>
        <w:fldChar w:fldCharType="begin"/>
      </w:r>
      <w:r>
        <w:rPr>
          <w:rFonts w:eastAsia="Arial" w:asciiTheme="minorHAnsi" w:hAnsiTheme="minorHAnsi" w:cstheme="minorHAnsi"/>
          <w:lang w:val="en-US"/>
        </w:rPr>
        <w:instrText xml:space="preserve"> ADDIN ZOTERO_ITEM CSL_CITATION {"citationID":"s99Si90h","properties":{"formattedCitation":"(Nothnagel {\\i{}et al.}, 2011)","plainCitation":"(Nothnagel et al., 2011)","noteIndex":0},"citationItems":[{"id":492,"uris":["http://zotero.org/users/local/3edLQjOs/items/DTQ2GJX6"],"uri":["http://zotero.org/users/local/3edLQjOs/items/DTQ2GJX6"],"itemData":{"id":492,"type":"article-journal","title":"Statistical inference of allelic imbalance from transcriptome data","container-title":"Human Mutation","page":"98-106","volume":"32","issue":"1","source":"PubMed","abstract":"Next-generation sequencing and the availability of high-density genotyping arrays have facilitated an analysis of somatic and meiotic mutations at unprecedented level, but drawing sensible conclusions about the functional relevance of the detected variants still remains a formidable challenge. In this context, the study of allelic imbalance in intermediate RNA phenotypes may prove a useful means to elucidate the likely effects of DNA variants of unknown significance. We developed a statistical framework for the assessment of allelic imbalance in next-generation transcriptome sequencing (RNA-seq) data that requires neither an expression reference nor the underlying nuclear genotype(s), and that allows for allele miscalls. Using extensive simulation as well as publicly available whole-transcriptome data from European-descent individuals in HapMap, we explored the power of our approach in terms of both genotype inference and allelic imbalance assessment under a wide range of practically relevant scenarios. In so doing, we verified a superior performance of our methodology, particularly at low sequencing coverage, compared to the more simplistic approach of completely ignoring allele miscalls. Because the proposed framework can be used to assess somatic mutations and allelic imbalance in one and the same set of RNA-seq data, it will be particularly useful for the analysis of somatic genetic variation in cancer studies.","DOI":"10.1002/humu.21396","ISSN":"1098-1004","note":"PMID: 21120951","journalAbbreviation":"Hum. Mutat.","language":"eng","author":[{"family":"Nothnagel","given":"Michael"},{"family":"Wolf","given":"Andreas"},{"family":"Herrmann","given":"Alexander"},{"family":"Szafranski","given":"Karol"},{"family":"Vater","given":"Inga"},{"family":"Brosch","given":"Mario"},{"family":"Huse","given":"Klaus"},{"family":"Siebert","given":"Reiner"},{"family":"Platzer","given":"Matthias"},{"family":"Hampe","given":"Jochen"},{"family":"Krawczak","given":"Michael"}],"issued":{"date-parts":[["2011",1]]}}}],"schema":"https://github.com/citation-style-language/schema/raw/master/csl-citation.json"} </w:instrText>
      </w:r>
      <w:r>
        <w:rPr>
          <w:rFonts w:eastAsia="Arial" w:asciiTheme="minorHAnsi" w:hAnsiTheme="minorHAnsi" w:cstheme="minorHAnsi"/>
          <w:lang w:val="en-US"/>
        </w:rPr>
        <w:fldChar w:fldCharType="separate"/>
      </w:r>
      <w:r>
        <w:rPr>
          <w:rFonts w:ascii="Calibri" w:hAnsi="Calibri" w:cs="Calibri"/>
          <w:szCs w:val="24"/>
          <w:lang w:val="en-US"/>
        </w:rPr>
        <w:t xml:space="preserve">(Nothnagel </w:t>
      </w:r>
      <w:r>
        <w:rPr>
          <w:rFonts w:ascii="Calibri" w:hAnsi="Calibri" w:cs="Calibri"/>
          <w:i/>
          <w:iCs/>
          <w:szCs w:val="24"/>
          <w:lang w:val="en-US"/>
        </w:rPr>
        <w:t>et al.</w:t>
      </w:r>
      <w:r>
        <w:rPr>
          <w:rFonts w:ascii="Calibri" w:hAnsi="Calibri" w:cs="Calibri"/>
          <w:szCs w:val="24"/>
          <w:lang w:val="en-US"/>
        </w:rPr>
        <w:t>, 2011)</w:t>
      </w:r>
      <w:r>
        <w:rPr>
          <w:rFonts w:eastAsia="Arial" w:asciiTheme="minorHAnsi" w:hAnsiTheme="minorHAnsi" w:cstheme="minorHAnsi"/>
          <w:lang w:val="en-US"/>
        </w:rPr>
        <w:fldChar w:fldCharType="end"/>
      </w:r>
      <w:r>
        <w:rPr>
          <w:rFonts w:eastAsia="Arial" w:asciiTheme="minorHAnsi" w:hAnsiTheme="minorHAnsi" w:cstheme="minorHAnsi"/>
          <w:lang w:val="en-US"/>
        </w:rPr>
        <w:t xml:space="preserve">, Benjamini-Hochberg </w:t>
      </w:r>
      <w:r>
        <w:rPr>
          <w:rFonts w:eastAsia="Arial" w:asciiTheme="minorHAnsi" w:hAnsiTheme="minorHAnsi" w:cstheme="minorHAnsi"/>
          <w:lang w:val="en-US"/>
        </w:rPr>
        <w:fldChar w:fldCharType="begin"/>
      </w:r>
      <w:r>
        <w:rPr>
          <w:rFonts w:eastAsia="Arial" w:asciiTheme="minorHAnsi" w:hAnsiTheme="minorHAnsi" w:cstheme="minorHAnsi"/>
          <w:lang w:val="en-US"/>
        </w:rPr>
        <w:instrText xml:space="preserve"> ADDIN ZOTERO_ITEM CSL_CITATION {"citationID":"kmOLvcLC","properties":{"formattedCitation":"(Mayba {\\i{}et al.}, 2014; Goncalves {\\i{}et al.}, 2012)","plainCitation":"(Mayba et al., 2014; Goncalves et al., 2012)","noteIndex":0},"citationItems":[{"id":486,"uris":["http://zotero.org/users/local/3edLQjOs/items/GD8NBW27"],"uri":["http://zotero.org/users/local/3edLQjOs/items/GD8NBW27"],"itemData":{"id":486,"type":"article-journal","title":"MBASED: allele-specific expression detection in cancer tissues and cell lines","container-title":"Genome Biology","page":"405","volume":"15","issue":"8","source":"PubMed","abstract":"Allele-specific gene expression, ASE, is an important aspect of gene regulation. We developed a novel method MBASED, meta-analysis based allele-specific expression detection for ASE detection using RNA-seq data that aggregates information across multiple single nucleotide variation loci to obtain a gene-level measure of ASE, even when prior phasing information is unavailable. MBASED is capable of one-sample and two-sample analyses and performs well in simulations. We applied MBASED to a panel of cancer cell lines and paired tumor-normal tissue samples, and observed extensive ASE in cancer, but not normal, samples, mainly driven by genomic copy number alterations.","DOI":"10.1186/s13059-014-0405-3","ISSN":"1474-760X","note":"PMID: 25315065\nPMCID: PMC4165366","shortTitle":"MBASED","journalAbbreviation":"Genome Biol.","language":"eng","author":[{"family":"Mayba","given":"Oleg"},{"family":"Gilbert","given":"Houston N."},{"family":"Liu","given":"Jinfeng"},{"family":"Haverty","given":"Peter M."},{"family":"Jhunjhunwala","given":"Suchit"},{"family":"Jiang","given":"Zhaoshi"},{"family":"Watanabe","given":"Colin"},{"family":"Zhang","given":"Zemin"}],"issued":{"date-parts":[["2014",8,7]]}},"label":"page"},{"id":532,"uris":["http://zotero.org/users/local/3edLQjOs/items/3VSYFTZD"],"uri":["http://zotero.org/users/local/3edLQjOs/items/3VSYFTZD"],"itemData":{"id":532,"type":"article-journal","title":"Extensive compensatory cis-trans regulation in the evolution of mouse gene expression","container-title":"Genome Research","page":"2376-2384","volume":"22","issue":"12","source":"PubMed","abstract":"Gene expression levels are thought to diverge primarily via regulatory mutations in trans within species, and in cis between species. To test this hypothesis in mammals we used RNA-sequencing to measure gene expression divergence between C57BL/6J and CAST/EiJ mouse strains and allele-specific expression in their F1 progeny. We identified 535 genes with parent-of-origin specific expression patterns, although few of these showed full allelic silencing. This suggests that the number of imprinted genes in a typical mouse somatic tissue is relatively small. In the set of nonimprinted genes, 32% showed evidence of divergent expression between the two strains. Of these, 2% could be attributed purely to variants acting in trans, while 43% were attributable only to variants acting in cis. The genes with expression divergence driven by changes in trans showed significantly higher sequence constraint than genes where the divergence was explained by variants acting in cis. The remaining genes with divergent patterns of expression (55%) were regulated by a combination of variants acting in cis and variants acting in trans. Intriguingly, the changes in expression induced by the cis and trans variants were in opposite directions more frequently than expected by chance, implying that compensatory regulation to stabilize gene expression levels is widespread. We propose that expression levels of genes regulated by this mechanism are fine-tuned by cis variants that arise following regulatory changes in trans, suggesting that many cis variants are not the primary targets of natural selection.","DOI":"10.1101/gr.142281.112","ISSN":"1549-5469","note":"PMID: 22919075\nPMCID: PMC3514667","journalAbbreviation":"Genome Res.","language":"eng","author":[{"family":"Goncalves","given":"Angela"},{"family":"Leigh-Brown","given":"Sarah"},{"family":"Thybert","given":"David"},{"family":"Stefflova","given":"Klara"},{"family":"Turro","given":"Ernest"},{"family":"Flicek","given":"Paul"},{"family":"Brazma","given":"Alvis"},{"family":"Odom","given":"Duncan T."},{"family":"Marioni","given":"John C."}],"issued":{"date-parts":[["2012",12]]}},"label":"page"}],"schema":"https://github.com/citation-style-language/schema/raw/master/csl-citation.json"} </w:instrText>
      </w:r>
      <w:r>
        <w:rPr>
          <w:rFonts w:eastAsia="Arial" w:asciiTheme="minorHAnsi" w:hAnsiTheme="minorHAnsi" w:cstheme="minorHAnsi"/>
          <w:lang w:val="en-US"/>
        </w:rPr>
        <w:fldChar w:fldCharType="separate"/>
      </w:r>
      <w:r>
        <w:rPr>
          <w:rFonts w:ascii="Calibri" w:hAnsi="Calibri" w:cs="Calibri"/>
          <w:szCs w:val="24"/>
        </w:rPr>
        <w:t xml:space="preserve">(Mayba </w:t>
      </w:r>
      <w:r>
        <w:rPr>
          <w:rFonts w:ascii="Calibri" w:hAnsi="Calibri" w:cs="Calibri"/>
          <w:i/>
          <w:iCs/>
          <w:szCs w:val="24"/>
        </w:rPr>
        <w:t>et al.</w:t>
      </w:r>
      <w:r>
        <w:rPr>
          <w:rFonts w:ascii="Calibri" w:hAnsi="Calibri" w:cs="Calibri"/>
          <w:szCs w:val="24"/>
        </w:rPr>
        <w:t xml:space="preserve">, 2014; Goncalves </w:t>
      </w:r>
      <w:r>
        <w:rPr>
          <w:rFonts w:ascii="Calibri" w:hAnsi="Calibri" w:cs="Calibri"/>
          <w:i/>
          <w:iCs/>
          <w:szCs w:val="24"/>
        </w:rPr>
        <w:t>et al.</w:t>
      </w:r>
      <w:r>
        <w:rPr>
          <w:rFonts w:ascii="Calibri" w:hAnsi="Calibri" w:cs="Calibri"/>
          <w:szCs w:val="24"/>
        </w:rPr>
        <w:t>, 2012)</w:t>
      </w:r>
      <w:r>
        <w:rPr>
          <w:rFonts w:eastAsia="Arial" w:asciiTheme="minorHAnsi" w:hAnsiTheme="minorHAnsi" w:cstheme="minorHAnsi"/>
          <w:lang w:val="en-US"/>
        </w:rPr>
        <w:fldChar w:fldCharType="end"/>
      </w:r>
      <w:r>
        <w:rPr>
          <w:rFonts w:eastAsia="Arial" w:asciiTheme="minorHAnsi" w:hAnsiTheme="minorHAnsi" w:cstheme="minorHAnsi"/>
          <w:lang w:val="en-US"/>
        </w:rPr>
        <w:t xml:space="preserve">, Storey </w:t>
      </w:r>
      <w:r>
        <w:rPr>
          <w:rFonts w:eastAsia="Arial" w:asciiTheme="minorHAnsi" w:hAnsiTheme="minorHAnsi" w:cstheme="minorHAnsi"/>
          <w:lang w:val="en-US"/>
        </w:rPr>
        <w:fldChar w:fldCharType="begin"/>
      </w:r>
      <w:r>
        <w:rPr>
          <w:rFonts w:eastAsia="Arial" w:asciiTheme="minorHAnsi" w:hAnsiTheme="minorHAnsi" w:cstheme="minorHAnsi"/>
          <w:lang w:val="en-US"/>
        </w:rPr>
        <w:instrText xml:space="preserve"> ADDIN ZOTERO_ITEM CSL_CITATION {"citationID":"mCBiMnNA","properties":{"formattedCitation":"(Wang and Clark, 2014; Wang {\\i{}et al.}, 2008; Harvey {\\i{}et al.}, 2015)","plainCitation":"(Wang and Clark, 2014; Wang et al., 2008; Harvey et al., 2015)","noteIndex":0},"citationItems":[{"id":511,"uris":["http://zotero.org/users/local/3edLQjOs/items/EPFTMYSJ"],"uri":["http://zotero.org/users/local/3edLQjOs/items/EPFTMYSJ"],"itemData":{"id":511,"type":"article-journal","title":"Using next-generation RNA sequencing to identify imprinted genes","container-title":"Heredity","page":"156-166","volume":"113","issue":"2","source":"PubMed","abstract":"Genomic imprinting is manifested as differential allelic expression (DAE) depending on the parent-of-origin. The most direct way to identify imprinted genes is to directly score the DAE in a context where one can identify which parent transmitted each allele. Because many genes display DAE, simply scoring DAE in an individual is not sufficient to identify imprinted genes. In this paper, we outline many technical aspects of a scheme for identification of imprinted genes that makes use of RNA sequencing (RNA-seq) from tissues isolated from F1 offspring derived from the pair of reciprocal crosses. Ideally, the parental lines are from two inbred strains that are not closely related to each other. Aspects of tissue purity, RNA extraction, library preparation and bioinformatic inference of imprinting are all covered. These methods have already been applied in a number of organisms, and one of the most striking results is the evolutionary fluidity with which novel imprinted genes are gained and lost within genomes. The general methodology is also applicable to a wide range of other biological problems that require quantification of allele-specific expression using RNA-seq, such as cis-regulation of gene expression, X chromosome inactivation and random monoallelic expression.","DOI":"10.1038/hdy.2014.18","ISSN":"1365-2540","note":"PMID: 24619182\nPMCID: PMC4105452","journalAbbreviation":"Heredity (Edinb)","language":"eng","author":[{"family":"Wang","given":"X."},{"family":"Clark","given":"A. G."}],"issued":{"date-parts":[["2014",8]]}},"label":"page"},{"id":514,"uris":["http://zotero.org/users/local/3edLQjOs/items/9X3SZ8ER"],"uri":["http://zotero.org/users/local/3edLQjOs/items/9X3SZ8ER"],"itemData":{"id":514,"type":"article-journal","title":"Transcriptome-wide identification of novel imprinted genes in neonatal mouse brain","container-title":"PloS One","page":"e3839","volume":"3","issue":"12","source":"PubMed","abstract":"Imprinted genes display differential allelic expression in a manner that depends on the sex of the transmitting parent. The degree of imprinting is often tissue-specific and/or developmental stage-specific, and may be altered in some diseases including cancer. Here we applied Illumina/Solexa sequencing of the transcriptomes of reciprocal F1 mouse neonatal brains and identified 26 genes with parent-of-origin dependent differential allelic expression. Allele-specific Pyrosequencing verified 17 of them, including three novel imprinted genes. The known and novel imprinted genes all are found in proximity to previously reported differentially methylated regions (DMRs). Ten genes known to be imprinted in placenta had sufficient expression levels to attain a read depth that provided statistical power to detect imprinting, and yet all were consistent with non-imprinting in our transcript count data for neonatal brain. Three closely linked and reciprocally imprinted gene pairs were also discovered, and their pattern of expression suggests transcriptional interference. Despite the coverage of more than 5000 genes, this scan only identified three novel imprinted refseq genes in neonatal brain, suggesting that this tissue is nearly exhaustively characterized. This approach has the potential to yield an complete catalog of imprinted genes after application to multiple tissues and developmental stages, shedding light on the mechanism, bioinformatic prediction, and evolution of imprinted genes and diseases associated with genomic imprinting.","DOI":"10.1371/journal.pone.0003839","ISSN":"1932-6203","note":"PMID: 19052635\nPMCID: PMC2585789","journalAbbreviation":"PLoS ONE","language":"eng","author":[{"family":"Wang","given":"Xu"},{"family":"Sun","given":"Qi"},{"family":"McGrath","given":"Sean D."},{"family":"Mardis","given":"Elaine R."},{"family":"Soloway","given":"Paul D."},{"family":"Clark","given":"Andrew G."}],"issued":{"date-parts":[["2008"]]}},"label":"page"},{"id":535,"uris":["http://zotero.org/users/local/3edLQjOs/items/NKYDUL3S"],"uri":["http://zotero.org/users/local/3edLQjOs/items/NKYDUL3S"],"itemData":{"id":535,"type":"article-journal","title":"QuASAR: quantitative allele-specific analysis of reads","container-title":"Bioinformatics (Oxford, England)","page":"1235-1242","volume":"31","issue":"8","source":"PubMed","abstract":"MOTIVATION: Expression quantitative trait loci (eQTL) studies have discovered thousands of genetic variants that regulate gene expression, enabling a better understanding of the functional role of non-coding sequences. However, eQTL studies are costly, requiring large sample sizes and genome-wide genotyping of each sample. In contrast, analysis of allele-specific expression (ASE) is becoming a popular approach to detect the effect of genetic variation on gene expression, even within a single individual. This is typically achieved by counting the number of RNA-seq reads matching each allele at heterozygous sites and testing the null hypothesis of a 1:1 allelic ratio. In principle, when genotype information is not readily available, it could be inferred from the RNA-seq reads directly. However, there are currently no existing methods that jointly infer genotypes and conduct ASE inference, while considering uncertainty in the genotype calls.\nRESULTS: We present QuASAR, quantitative allele-specific analysis of reads, a novel statistical learning method for jointly detecting heterozygous genotypes and inferring ASE. The proposed ASE inference step takes into consideration the uncertainty in the genotype calls, while including parameters that model base-call errors in sequencing and allelic over-dispersion. We validated our method with experimental data for which high-quality genotypes are available. Results for an additional dataset with multiple replicates at different sequencing depths demonstrate that QuASAR is a powerful tool for ASE analysis when genotypes are not available.\nAVAILABILITY AND IMPLEMENTATION: http://github.com/piquelab/QuASAR.\nCONTACT: fluca@wayne.edu or rpique@wayne.edu\nSUPPLEMENTARY INFORMATION: Supplementary Material is available at Bioinformatics online.","DOI":"10.1093/bioinformatics/btu802","ISSN":"1367-4811","note":"PMID: 25480375\nPMCID: PMC4393517","shortTitle":"QuASAR","journalAbbreviation":"Bioinformatics","language":"eng","author":[{"family":"Harvey","given":"Chris T."},{"family":"Moyerbrailean","given":"Gregory A."},{"family":"Davis","given":"Gordon O."},{"family":"Wen","given":"Xiaoquan"},{"family":"Luca","given":"Francesca"},{"family":"Pique-Regi","given":"Roger"}],"issued":{"date-parts":[["2015",4,15]]}},"label":"page"}],"schema":"https://github.com/citation-style-language/schema/raw/master/csl-citation.json"} </w:instrText>
      </w:r>
      <w:r>
        <w:rPr>
          <w:rFonts w:eastAsia="Arial" w:asciiTheme="minorHAnsi" w:hAnsiTheme="minorHAnsi" w:cstheme="minorHAnsi"/>
          <w:lang w:val="en-US"/>
        </w:rPr>
        <w:fldChar w:fldCharType="separate"/>
      </w:r>
      <w:r>
        <w:rPr>
          <w:rFonts w:ascii="Calibri" w:hAnsi="Calibri" w:cs="Calibri"/>
          <w:szCs w:val="24"/>
          <w:lang w:val="en-US"/>
        </w:rPr>
        <w:t xml:space="preserve">(Wang and Clark, 2014; Wang </w:t>
      </w:r>
      <w:r>
        <w:rPr>
          <w:rFonts w:ascii="Calibri" w:hAnsi="Calibri" w:cs="Calibri"/>
          <w:i/>
          <w:iCs/>
          <w:szCs w:val="24"/>
          <w:lang w:val="en-US"/>
        </w:rPr>
        <w:t>et al.</w:t>
      </w:r>
      <w:r>
        <w:rPr>
          <w:rFonts w:ascii="Calibri" w:hAnsi="Calibri" w:cs="Calibri"/>
          <w:szCs w:val="24"/>
          <w:lang w:val="en-US"/>
        </w:rPr>
        <w:t xml:space="preserve">, 2008; Harvey </w:t>
      </w:r>
      <w:r>
        <w:rPr>
          <w:rFonts w:ascii="Calibri" w:hAnsi="Calibri" w:cs="Calibri"/>
          <w:i/>
          <w:iCs/>
          <w:szCs w:val="24"/>
          <w:lang w:val="en-US"/>
        </w:rPr>
        <w:t>et al.</w:t>
      </w:r>
      <w:r>
        <w:rPr>
          <w:rFonts w:ascii="Calibri" w:hAnsi="Calibri" w:cs="Calibri"/>
          <w:szCs w:val="24"/>
          <w:lang w:val="en-US"/>
        </w:rPr>
        <w:t>, 2015)</w:t>
      </w:r>
      <w:r>
        <w:rPr>
          <w:rFonts w:eastAsia="Arial" w:asciiTheme="minorHAnsi" w:hAnsiTheme="minorHAnsi" w:cstheme="minorHAnsi"/>
          <w:lang w:val="en-US"/>
        </w:rPr>
        <w:fldChar w:fldCharType="end"/>
      </w:r>
      <w:r>
        <w:rPr>
          <w:rFonts w:eastAsia="Arial" w:asciiTheme="minorHAnsi" w:hAnsiTheme="minorHAnsi" w:cstheme="minorHAnsi"/>
          <w:lang w:val="en-US"/>
        </w:rPr>
        <w:t xml:space="preserve">, and/or a low p-value threshold set using reference datasets or simulations </w:t>
      </w:r>
      <w:r>
        <w:rPr>
          <w:rFonts w:eastAsia="Arial" w:asciiTheme="minorHAnsi" w:hAnsiTheme="minorHAnsi" w:cstheme="minorHAnsi"/>
          <w:lang w:val="en-US"/>
        </w:rPr>
        <w:fldChar w:fldCharType="begin"/>
      </w:r>
      <w:r>
        <w:rPr>
          <w:rFonts w:eastAsia="Arial" w:asciiTheme="minorHAnsi" w:hAnsiTheme="minorHAnsi" w:cstheme="minorHAnsi"/>
          <w:lang w:val="en-US"/>
        </w:rPr>
        <w:instrText xml:space="preserve"> ADDIN ZOTERO_ITEM CSL_CITATION {"citationID":"IOPTmkZX","properties":{"formattedCitation":"(DeVeale {\\i{}et al.}, 2012; Romanel {\\i{}et al.}, 2015)","plainCitation":"(DeVeale et al., 2012; Romanel et al., 2015)","noteIndex":0},"citationItems":[{"id":308,"uris":["http://zotero.org/users/local/3edLQjOs/items/WKT8TCSF"],"uri":["http://zotero.org/users/local/3edLQjOs/items/WKT8TCSF"],"itemData":{"id":308,"type":"article-journal","title":"Critical evaluation of imprinted gene expression by RNA-Seq: a new perspective","container-title":"PLoS genetics","page":"e1002600","volume":"8","issue":"3","source":"PubMed","abstract":"In contrast to existing estimates of approximately 200 murine imprinted genes, recent work based on transcriptome sequencing uncovered parent-of-origin allelic effects at more than 1,300 loci in the developing brain and two adult brain regions, including hundreds present in only males or females. Our independent replication of the embryonic brain stage, where the majority of novel imprinted genes were discovered and the majority of previously known imprinted genes confirmed, resulted in only 12.9% concordance among the novel imprinted loci. Further analysis and pyrosequencing-based validation revealed that the vast majority of the novel reported imprinted loci are false-positives explained by technical and biological variation of the experimental approach. We show that allele-specific expression (ASE) measured with RNA-Seq is not accurately modeled with statistical methods that assume random independent sampling and that systematic error must be accounted for to enable accurate identification of imprinted expression. Application of a robust approach that accounts for these effects revealed 50 candidate genes where allelic bias was predicted to be parent-of-origin-dependent. However, 11 independent validation attempts through a range of allelic expression biases confirmed only 6 of these novel cases. The results emphasize the importance of independent validation and suggest that the number of imprinted genes is much closer to the initial estimates.","DOI":"10.1371/journal.pgen.1002600","ISSN":"1553-7404","note":"PMID: 22479196\nPMCID: PMC3315459","shortTitle":"Critical evaluation of imprinted gene expression by RNA-Seq","journalAbbreviation":"PLoS Genet.","language":"eng","author":[{"family":"DeVeale","given":"Brian"},{"family":"Kooy","given":"Derek","non-dropping-particle":"van der"},{"family":"Babak","given":"Tomas"}],"issued":{"date-parts":[["2012"]]}},"label":"page"},{"id":498,"uris":["http://zotero.org/users/local/3edLQjOs/items/BU9Y2QZ7"],"uri":["http://zotero.org/users/local/3edLQjOs/items/BU9Y2QZ7"],"itemData":{"id":498,"type":"article-journal","title":"ASEQ: fast allele-specific studies from next-generation sequencing data","container-title":"BMC medical genomics","page":"9","volume":"8","source":"PubMed","abstract":"BACKGROUND: Single base level information from next-generation sequencing (NGS) allows for the quantitative assessment of biological phenomena such as mosaicism or allele-specific features in healthy and diseased cells. Such studies often present with computationally challenging burdens that hinder genome-wide investigations across large datasets that are now becoming available through the 1,000 Genomes Project and The Cancer Genome Atlas (TCGA) initiatives.\nRESULTS: We present ASEQ, a tool to perform gene-level allele-specific expression (ASE) analysis from paired genomic and transcriptomic NGS data without requiring paternal and maternal genome data. ASEQ offers an easy-to-use set of modes that transparently to the user takes full advantage of a built-in fast computational engine. We report its performances on a set of 20 individuals from the 1,000 Genomes Project and show its detection power on imprinted genes. Next we demonstrate high level of ASE calls concordance when comparing it to AlleleSeq and MBASED tools. Finally, using a prostate cancer dataset we report on a higher fraction of ASE genes with respect to healthy individuals and show allele-specific events nominated by ASEQ in genes that are implicated in the disease.\nCONCLUSIONS: ASEQ can be used to rapidly and reliably screen large NGS datasets for the identification of allele specific features. It can be integrated in any NGS pipeline and runs on computer systems with multiple CPUs, CPUs with multiple cores or across clusters of machines.","DOI":"10.1186/s12920-015-0084-2","ISSN":"1755-8794","note":"PMID: 25889339\nPMCID: PMC4363342","shortTitle":"ASEQ","journalAbbreviation":"BMC Med Genomics","language":"eng","author":[{"family":"Romanel","given":"Alessandro"},{"family":"Lago","given":"Sara"},{"family":"Prandi","given":"Davide"},{"family":"Sboner","given":"Andrea"},{"family":"Demichelis","given":"Francesca"}],"issued":{"date-parts":[["2015",3,1]]}},"label":"page"}],"schema":"https://github.com/citation-style-language/schema/raw/master/csl-citation.json"} </w:instrText>
      </w:r>
      <w:r>
        <w:rPr>
          <w:rFonts w:eastAsia="Arial" w:asciiTheme="minorHAnsi" w:hAnsiTheme="minorHAnsi" w:cstheme="minorHAnsi"/>
          <w:lang w:val="en-US"/>
        </w:rPr>
        <w:fldChar w:fldCharType="separate"/>
      </w:r>
      <w:r>
        <w:rPr>
          <w:rFonts w:ascii="Calibri" w:hAnsi="Calibri" w:cs="Calibri"/>
          <w:szCs w:val="24"/>
          <w:lang w:val="en-US"/>
        </w:rPr>
        <w:t xml:space="preserve">(DeVeale </w:t>
      </w:r>
      <w:r>
        <w:rPr>
          <w:rFonts w:ascii="Calibri" w:hAnsi="Calibri" w:cs="Calibri"/>
          <w:i/>
          <w:iCs/>
          <w:szCs w:val="24"/>
          <w:lang w:val="en-US"/>
        </w:rPr>
        <w:t>et al.</w:t>
      </w:r>
      <w:r>
        <w:rPr>
          <w:rFonts w:ascii="Calibri" w:hAnsi="Calibri" w:cs="Calibri"/>
          <w:szCs w:val="24"/>
          <w:lang w:val="en-US"/>
        </w:rPr>
        <w:t xml:space="preserve">, 2012; Romanel </w:t>
      </w:r>
      <w:r>
        <w:rPr>
          <w:rFonts w:ascii="Calibri" w:hAnsi="Calibri" w:cs="Calibri"/>
          <w:i/>
          <w:iCs/>
          <w:szCs w:val="24"/>
          <w:lang w:val="en-US"/>
        </w:rPr>
        <w:t>et al.</w:t>
      </w:r>
      <w:r>
        <w:rPr>
          <w:rFonts w:ascii="Calibri" w:hAnsi="Calibri" w:cs="Calibri"/>
          <w:szCs w:val="24"/>
          <w:lang w:val="en-US"/>
        </w:rPr>
        <w:t>, 2015)</w:t>
      </w:r>
      <w:r>
        <w:rPr>
          <w:rFonts w:eastAsia="Arial" w:asciiTheme="minorHAnsi" w:hAnsiTheme="minorHAnsi" w:cstheme="minorHAnsi"/>
          <w:lang w:val="en-US"/>
        </w:rPr>
        <w:fldChar w:fldCharType="end"/>
      </w:r>
      <w:r>
        <w:rPr>
          <w:rFonts w:eastAsia="Arial" w:asciiTheme="minorHAnsi" w:hAnsiTheme="minorHAnsi" w:cstheme="minorHAnsi"/>
          <w:lang w:val="en-US"/>
        </w:rPr>
        <w:t xml:space="preserve">. Those methods account for multiple tests but do not intend to correct for inappropriate data modeling. Some studies tried to fix this issue using mock reciprocal crosses </w:t>
      </w:r>
      <w:r>
        <w:rPr>
          <w:rFonts w:eastAsia="Arial" w:asciiTheme="minorHAnsi" w:hAnsiTheme="minorHAnsi" w:cstheme="minorHAnsi"/>
          <w:lang w:val="en-US"/>
        </w:rPr>
        <w:fldChar w:fldCharType="begin"/>
      </w:r>
      <w:r>
        <w:rPr>
          <w:rFonts w:eastAsia="Arial" w:asciiTheme="minorHAnsi" w:hAnsiTheme="minorHAnsi" w:cstheme="minorHAnsi"/>
          <w:lang w:val="en-US"/>
        </w:rPr>
        <w:instrText xml:space="preserve"> ADDIN ZOTERO_ITEM CSL_CITATION {"citationID":"YnDqWWdu","properties":{"formattedCitation":"(Babak {\\i{}et al.}, 2015; DeVeale {\\i{}et al.}, 2012; Bonthuis {\\i{}et al.}, 2015; Lorenc {\\i{}et al.}, 2014; Zou {\\i{}et al.}, 2014; Andergassen {\\i{}et al.}, 2015; Babak, 2012; Rozowsky {\\i{}et al.}, 2011; Goncalves {\\i{}et al.}, 2012)","plainCitation":"(Babak et al., 2015; DeVeale et al., 2012; Bonthuis et al., 2015; Lorenc et al., 2014; Zou et al., 2014; Andergassen et al., 2015; Babak, 2012; Rozowsky et al., 2011; Goncalves et al., 2012)","noteIndex":0},"citationItems":[{"id":312,"uris":["http://zotero.org/users/local/3edLQjOs/items/GFLB2HGZ"],"uri":["http://zotero.org/users/local/3edLQjOs/items/GFLB2HGZ"],"itemData":{"id":312,"type":"article-journal","title":"Genetic conflict reflected in tissue-specific maps of genomic imprinting in human and mouse","container-title":"Nature Genetics","page":"544-549","volume":"47","issue":"5","source":"PubMed","abstract":"Genomic imprinting is an epigenetic process that restricts gene expression to either the maternally or paternally inherited allele. Many theories have been proposed to explain its evolutionary origin, but understanding has been limited by a paucity of data mapping the breadth and dynamics of imprinting within any organism. We generated an atlas of imprinting spanning 33 mouse and 45 human developmental stages and tissues. Nearly all imprinted genes were imprinted in early development and either retained their parent-of-origin expression in adults or lost it completely. Consistent with an evolutionary signature of parental conflict, imprinted genes were enriched for coexpressed pairs of maternally and paternally expressed genes, showed accelerated expression divergence between human and mouse, and were more highly expressed than their non-imprinted orthologs in other species. Our approach demonstrates a general framework for the discovery of imprinting in any species and sheds light on the causes and consequences of genomic imprinting in mammals.","DOI":"10.1038/ng.3274","ISSN":"1546-1718","note":"PMID: 25848752\nPMCID: PMC4414907","journalAbbreviation":"Nat. Genet.","language":"eng","author":[{"family":"Babak","given":"Tomas"},{"family":"DeVeale","given":"Brian"},{"family":"Tsang","given":"Emily K."},{"family":"Zhou","given":"Yiqi"},{"family":"Li","given":"Xin"},{"family":"Smith","given":"Kevin S."},{"family":"Kukurba","given":"Kim R."},{"family":"Zhang","given":"Rui"},{"family":"Li","given":"Jin Billy"},{"family":"Kooy","given":"Derek","non-dropping-particle":"van der"},{"family":"Montgomery","given":"Stephen B."},{"family":"Fraser","given":"Hunter B."}],"issued":{"date-parts":[["2015",5]]}},"label":"page"},{"id":308,"uris":["http://zotero.org/users/local/3edLQjOs/items/WKT8TCSF"],"uri":["http://zotero.org/users/local/3edLQjOs/items/WKT8TCSF"],"itemData":{"id":308,"type":"article-journal","title":"Critical evaluation of imprinted gene expression by RNA-Seq: a new perspective","container-title":"PLoS genetics","page":"e1002600","volume":"8","issue":"3","source":"PubMed","abstract":"In contrast to existing estimates of approximately 200 murine imprinted genes, recent work based on transcriptome sequencing uncovered parent-of-origin allelic effects at more than 1,300 loci in the developing brain and two adult brain regions, including hundreds present in only males or females. Our independent replication of the embryonic brain stage, where the majority of novel imprinted genes were discovered and the majority of previously known imprinted genes confirmed, resulted in only 12.9% concordance among the novel imprinted loci. Further analysis and pyrosequencing-based validation revealed that the vast majority of the novel reported imprinted loci are false-positives explained by technical and biological variation of the experimental approach. We show that allele-specific expression (ASE) measured with RNA-Seq is not accurately modeled with statistical methods that assume random independent sampling and that systematic error must be accounted for to enable accurate identification of imprinted expression. Application of a robust approach that accounts for these effects revealed 50 candidate genes where allelic bias was predicted to be parent-of-origin-dependent. However, 11 independent validation attempts through a range of allelic expression biases confirmed only 6 of these novel cases. The results emphasize the importance of independent validation and suggest that the number of imprinted genes is much closer to the initial estimates.","DOI":"10.1371/journal.pgen.1002600","ISSN":"1553-7404","note":"PMID: 22479196\nPMCID: PMC3315459","shortTitle":"Critical evaluation of imprinted gene expression by RNA-Seq","journalAbbreviation":"PLoS Genet.","language":"eng","author":[{"family":"DeVeale","given":"Brian"},{"family":"Kooy","given":"Derek","non-dropping-particle":"van der"},{"family":"Babak","given":"Tomas"}],"issued":{"date-parts":[["2012"]]}},"label":"page"},{"id":318,"uris":["http://zotero.org/users/local/3edLQjOs/items/Q6JQCUQR"],"uri":["http://zotero.org/users/local/3edLQjOs/items/Q6JQCUQR"],"itemData":{"id":318,"type":"article-journal","title":"Noncanonical Genomic Imprinting Effects in Offspring","container-title":"Cell Reports","page":"979-991","volume":"12","issue":"6","source":"PubMed","abstract":"Here, we describe an RNA-sequencing (RNA-seq)-based approach that accurately detects even modest maternal or paternal allele expression biases at the tissue level, which we call noncanonical genomic imprinting effects. We profile imprinting in the arcuate nucleus (ARN) and dorsal raphe nucleus of the female mouse brain as well as skeletal muscle (mesodermal) and liver (endodermal). Our study uncovers hundreds of noncanonical autosomal and X-linked imprinting effects. Noncanonical imprinting is highly tissue-specific and enriched in the ARN, but rare in the liver. These effects are reproducible across different genetic backgrounds and associated with allele-specific chromatin. Using in situ hybridization for nascent RNAs, we discover that autosomal noncanonical imprinted genes with a tissue-level allele bias exhibit allele-specific expression effects in subpopulations of neurons in the brain in vivo. We define noncanonical imprinted genes that regulate monoamine signaling and determine that these effects influence the impact of inherited mutations on offspring behavior.","DOI":"10.1016/j.celrep.2015.07.017","ISSN":"2211-1247","note":"PMID: 26235621","journalAbbreviation":"Cell Rep","language":"eng","author":[{"family":"Bonthuis","given":"Paul J."},{"family":"Huang","given":"Wei-Chao"},{"family":"Stacher Hörndli","given":"Cornelia N."},{"family":"Ferris","given":"Elliott"},{"family":"Cheng","given":"Tong"},{"family":"Gregg","given":"Christopher"}],"issued":{"date-parts":[["2015",8,11]]}},"label":"page"},{"id":472,"uris":["http://zotero.org/users/local/3edLQjOs/items/2J2TENW3"],"uri":["http://zotero.org/users/local/3edLQjOs/items/2J2TENW3"],"itemData":{"id":472,"type":"article-journal","title":"Genetic differentiation of hypothalamus parentally biased transcripts in populations of the house mouse implicate the Prader-Willi syndrome imprinted region as a possible source of behavioral divergence","container-title":"Molecular Biology and Evolution","page":"3240-3249","volume":"31","issue":"12","source":"PubMed","abstract":"Parentally biased expression of transcripts (genomic imprinting) in adult tissues, including the brain, can influence and possibly drive the evolution of behavioral traits. We have previously found that paternally determined cues are involved in population-specific mate choice decisions between two populations of the Western house mouse (Mus musculus domesticus). Here, we ask whether this could be mediated by genomically imprinted transcripts that are subject to fast differentiation between these populations. We focus on three organs that are of special relevance for mate choice and behavior: The vomeronasal organ (VNO), the hypothalamus, and the liver. To first identify candidate transcripts at a genome-wide scale, we used reciprocal crosses between M. m. domesticus and M. m. musculus inbred strains and RNA sequencing of the respective tissues. Using a false discovery cutoff derived from mock reciprocal cross comparisons, we find a total of 66 imprinted transcripts, 13 of which have previously not been described as imprinted. The largest number of imprinted transcripts were found in the hypothalamus; fewer were found in the VNO, and the least were found in the liver. To assess molecular differentiation and imprinting in the wild-derived M. m. domesticus populations, we sequenced the RNA of the hypothalamus from individuals of these populations. This confirmed the presence of the above identified transcripts also in wild populations and allowed us to search for those that show a high genetic differentiation between these populations. Our results identify the Ube3a-Snrpn imprinted region on chromosome 7 as a region that encompasses the largest number of previously not described transcripts with paternal expression bias, several of which are at the same time highly differentiated. For four of these, we confirmed their imprinting status via single nucleotide polymorphism-specific pyrosequencing assays with RNA from reciprocal crosses. In addition, we find the paternally expressed Peg13 transcript within the Trappc9 gene region on chromosome 15 to be highly differentiated. Interestingly, both regions have been implicated in Prader-Willi nervous system disorder phenotypes in humans. We suggest that these genomically imprinted regions are candidates for influencing the population-specific mate-choice in mice.","DOI":"10.1093/molbev/msu257","ISSN":"1537-1719","note":"PMID: 25172960\nPMCID: PMC4245819","journalAbbreviation":"Mol. Biol. Evol.","language":"eng","author":[{"family":"Lorenc","given":"Anna"},{"family":"Linnenbrink","given":"Miriam"},{"family":"Montero","given":"Inka"},{"family":"Schilhabel","given":"Markus B."},{"family":"Tautz","given":"Diethard"}],"issued":{"date-parts":[["2014",12]]}},"label":"page"},{"id":475,"uris":["http://zotero.org/users/local/3edLQjOs/items/GZA8UZBF"],"uri":["http://zotero.org/users/local/3edLQjOs/items/GZA8UZBF"],"itemData":{"id":475,"type":"article-journal","title":"A novel statistical approach for jointly analyzing RNA-Seq data from F1 reciprocal crosses and inbred lines","container-title":"Genetics","page":"389-399","volume":"197","issue":"1","source":"PubMed","abstract":"RNA sequencing (RNA-seq) not only measures total gene expression but may also measure allele-specific gene expression in diploid individuals. RNA-seq data collected from F1 reciprocal crosses in mice can powerfully dissect strain and parent-of-origin effects on allelic imbalance of gene expression. In this article, we develop a novel statistical approach to analyze RNA-seq data from F1 and inbred strains. Method development was motivated by a study of F1 reciprocal crosses derived from highly divergent mouse strains, to which we apply the proposed method. Our method jointly models the total number of reads and the number of allele-specific reads of each gene, which significantly boosts power for detecting strain and particularly parent-of-origin effects. The method deals with the overdispersion problem commonly observed in read counts and can flexibly adjust for the effects of covariates such as sex and read depth. The X chromosome in mouse presents particular challenges. As in other mammals, X chromosome inactivation silences one of the two X chromosomes in each female cell, although the choice of which chromosome to be silenced can be highly skewed by alleles at the X-linked X-controlling element (Xce) and stochastic effects. Our model accounts for these chromosome-wide effects on an individual level, allowing proper analysis of chromosome X expression. Furthermore, we propose a genomic control procedure to properly control type I error for RNA-seq studies. A number of these methodological improvements can also be applied to RNA-seq data from other species as well as other types of next-generation sequencing data sets. Finally, we show through simulations that increasing the number of samples is more beneficial than increasing the library size for mapping both the strain and parent-of-origin effects. Unless sample recruiting is too expensive to conduct, we recommend sequencing more samples with lower coverage.","DOI":"10.1534/genetics.113.160119","ISSN":"1943-2631","note":"PMID: 24561482\nPMCID: PMC4012495","journalAbbreviation":"Genetics","language":"eng","author":[{"family":"Zou","given":"Fei"},{"family":"Sun","given":"Wei"},{"family":"Crowley","given":"James J."},{"family":"Zhabotynsky","given":"Vasyl"},{"family":"Sullivan","given":"Patrick F."},{"family":"Pardo-Manuel de Villena","given":"Fernando"}],"issued":{"date-parts":[["2014",5]]}},"label":"page"},{"id":478,"uris":["http://zotero.org/users/local/3edLQjOs/items/8BQR8KNZ"],"uri":["http://zotero.org/users/local/3edLQjOs/items/8BQR8KNZ"],"itemData":{"id":478,"type":"article-journal","title":"Allelome.PRO, a pipeline to define allele-specific genomic features from high-throughput sequencing data","container-title":"Nucleic Acids Research","page":"e146","volume":"43","issue":"21","source":"PubMed","abstract":"Detecting allelic biases from high-throughput sequencing data requires an approach that maximises sensitivity while minimizing false positives. Here, we present Allelome.PRO, an automated user-friendly bioinformatics pipeline, which uses high-throughput sequencing data from reciprocal crosses of two genetically distinct mouse strains to detect allele-specific expression and chromatin modifications. Allelome.PRO extends approaches used in previous studies that exclusively analyzed imprinted expression to give a complete picture of the 'allelome' by automatically categorising the allelic expression of all genes in a given cell type into imprinted, strain-biased, biallelic or non-informative. Allelome.PRO offers increased sensitivity to analyze lowly expressed transcripts, together with a robust false discovery rate empirically calculated from variation in the sequencing data. We used RNA-seq data from mouse embryonic fibroblasts from F1 reciprocal crosses to determine a biologically relevant allelic ratio cutoff, and define for the first time an entire allelome. Furthermore, we show that Allelome.PRO detects differential enrichment of H3K4me3 over promoters from ChIP-seq data validating the RNA-seq results. This approach can be easily extended to analyze histone marks of active enhancers, or transcription factor binding sites and therefore provides a powerful tool to identify candidate cis regulatory elements genome wide.","DOI":"10.1093/nar/gkv727","ISSN":"1362-4962","note":"PMID: 26202974\nPMCID: PMC4666383","journalAbbreviation":"Nucleic Acids Res.","language":"eng","author":[{"family":"Andergassen","given":"Daniel"},{"family":"Dotter","given":"Christoph P."},{"family":"Kulinski","given":"Tomasz M."},{"family":"Guenzl","given":"Philipp M."},{"family":"Bammer","given":"Philipp C."},{"family":"Barlow","given":"Denise P."},{"family":"Pauler","given":"Florian M."},{"family":"Hudson","given":"Quanah J."}],"issued":{"date-parts":[["2015",12,2]]}},"label":"page"},{"id":481,"uris":["http://zotero.org/users/local/3edLQjOs/items/W399UFN3"],"uri":["http://zotero.org/users/local/3edLQjOs/items/W399UFN3"],"itemData":{"id":481,"type":"article-journal","title":"Identification of imprinted loci by transcriptome sequencing","container-title":"Methods in Molecular Biology (Clifton, N.J.)","page":"79-88","volume":"925","source":"PubMed","abstract":"Enabled by high-throughput technologies that are capable of generating millions of sequencing reads, transcriptome sequencing is emerging as an important approach for mapping allelic imbalance (AI), where transcription is biased toward one allele in a diploid system. AI is identified by counting sequencing reads that map to genomic regions containing heterozygous SNPs, where the base identity of the SNP is used to distinguish allelic origin. Genomic imprinting is a special case of AI where bias is toward parental sex and can be identified by transcriptome sequencing of systems that represent reciprocally inherited loci. The focus of this protocol is on experimental design, analysis, and interpretation of genomic imprint discovery using whole transcriptome sequencing.","DOI":"10.1007/978-1-62703-011-3_6","ISSN":"1940-6029","note":"PMID: 22907492","journalAbbreviation":"Methods Mol. Biol.","language":"eng","author":[{"family":"Babak","given":"Tomas"}],"issued":{"date-parts":[["2012"]]}},"label":"page"},{"id":501,"uris":["http://zotero.org/users/local/3edLQjOs/items/8LJ3E52W"],"uri":["http://zotero.org/users/local/3edLQjOs/items/8LJ3E52W"],"itemData":{"id":501,"type":"article-journal","title":"AlleleSeq: analysis of allele-specific expression and binding in a network framework","container-title":"Molecular Systems Biology","page":"522","volume":"7","source":"PubMed","abstract":"To study allele-specific expression (ASE) and binding (ASB), that is, differences between the maternally and paternally derived alleles, we have developed a computational pipeline (AlleleSeq). Our pipeline initially constructs a diploid personal genome sequence (and corresponding personalized gene annotation) using genomic sequence variants (SNPs, indels, and structural variants), and then identifies allele-specific events with significant differences in the number of mapped reads between maternal and paternal alleles. There are many technical challenges in the construction and alignment of reads to a personal diploid genome sequence that we address, for example, bias of reads mapping to the reference allele. We have applied AlleleSeq to variation data for NA12878 from the 1000 Genomes Project as well as matched, deeply sequenced RNA-Seq and ChIP-Seq data sets generated for this purpose. In addition to observing fairly widespread allele-specific behavior within individual functional genomic data sets (including results consistent with X-chromosome inactivation), we can study the interaction between ASE and ASB. Furthermore, we investigate the coordination between ASE and ASB from multiple transcription factors events using a regulatory network framework. Correlation analyses and network motifs show mostly coordinated ASB and ASE.","DOI":"10.1038/msb.2011.54","ISSN":"1744-4292","note":"PMID: 21811232\nPMCID: PMC3208341","shortTitle":"AlleleSeq","journalAbbreviation":"Mol. Syst. Biol.","language":"eng","author":[{"family":"Rozowsky","given":"Joel"},{"family":"Abyzov","given":"Alexej"},{"family":"Wang","given":"Jing"},{"family":"Alves","given":"Pedro"},{"family":"Raha","given":"Debasish"},{"family":"Harmanci","given":"Arif"},{"family":"Leng","given":"Jing"},{"family":"Bjornson","given":"Robert"},{"family":"Kong","given":"Yong"},{"family":"Kitabayashi","given":"Naoki"},{"family":"Bhardwaj","given":"Nitin"},{"family":"Rubin","given":"Mark"},{"family":"Snyder","given":"Michael"},{"family":"Gerstein","given":"Mark"}],"issued":{"date-parts":[["2011",8,2]]}},"label":"page"},{"id":532,"uris":["http://zotero.org/users/local/3edLQjOs/items/3VSYFTZD"],"uri":["http://zotero.org/users/local/3edLQjOs/items/3VSYFTZD"],"itemData":{"id":532,"type":"article-journal","title":"Extensive compensatory cis-trans regulation in the evolution of mouse gene expression","container-title":"Genome Research","page":"2376-2384","volume":"22","issue":"12","source":"PubMed","abstract":"Gene expression levels are thought to diverge primarily via regulatory mutations in trans within species, and in cis between species. To test this hypothesis in mammals we used RNA-sequencing to measure gene expression divergence between C57BL/6J and CAST/EiJ mouse strains and allele-specific expression in their F1 progeny. We identified 535 genes with parent-of-origin specific expression patterns, although few of these showed full allelic silencing. This suggests that the number of imprinted genes in a typical mouse somatic tissue is relatively small. In the set of nonimprinted genes, 32% showed evidence of divergent expression between the two strains. Of these, 2% could be attributed purely to variants acting in trans, while 43% were </w:instrText>
      </w:r>
      <w:r>
        <w:rPr>
          <w:rFonts w:eastAsia="Arial" w:asciiTheme="minorHAnsi" w:hAnsiTheme="minorHAnsi" w:cstheme="minorHAnsi"/>
        </w:rPr>
        <w:instrText xml:space="preserve">attributable only to variants acting in cis. The genes with expression divergence driven by changes in trans showed significantly higher sequence constraint than genes where the divergence was explained by variants acting in cis. The remaining genes with divergent patterns of expression (55%) were regulated by a combination of variants acting in cis and variants acting in trans. Intriguingly, the changes in expression induced by the cis and trans variants were in opposite directions more frequently than expected by chance, implying that compensatory regulation to stabilize gene expression levels is widespread. We propose that expression levels of genes regulated by this mechanism are fine-tuned by cis variants that arise following regulatory changes in trans, suggesting that many cis variants are not the primary targets of natural selection.","DOI":"10.1101/gr.142281.112","ISSN":"1549-5469","note":"PMID: 22919075\nPMCID: PMC3514667","journalAbbreviation":"Genome Res.","language":"eng","author":[{"family":"Goncalves","given":"Angela"},{"family":"Leigh-Brown","given":"Sarah"},{"family":"Thybert","given":"David"},{"family":"Stefflova","given":"Klara"},{"family":"Turro","given":"Ernest"},{"family":"Flicek","given":"Paul"},{"family":"Brazma","given":"Alvis"},{"family":"Odom","given":"Duncan T."},{"family":"Marioni","given":"John C."}],"issued":{"date-parts":[["2012",12]]}},"label":"page"}],"schema":"https://github.com/citation-style-language/schema/raw/master/csl-citation.json"} </w:instrText>
      </w:r>
      <w:r>
        <w:rPr>
          <w:rFonts w:eastAsia="Arial" w:asciiTheme="minorHAnsi" w:hAnsiTheme="minorHAnsi" w:cstheme="minorHAnsi"/>
          <w:lang w:val="en-US"/>
        </w:rPr>
        <w:fldChar w:fldCharType="separate"/>
      </w:r>
      <w:r>
        <w:rPr>
          <w:rFonts w:ascii="Calibri" w:hAnsi="Calibri" w:cs="Calibri"/>
          <w:szCs w:val="24"/>
        </w:rPr>
        <w:t xml:space="preserve">(Babak </w:t>
      </w:r>
      <w:r>
        <w:rPr>
          <w:rFonts w:ascii="Calibri" w:hAnsi="Calibri" w:cs="Calibri"/>
          <w:i/>
          <w:iCs/>
          <w:szCs w:val="24"/>
        </w:rPr>
        <w:t>et al.</w:t>
      </w:r>
      <w:r>
        <w:rPr>
          <w:rFonts w:ascii="Calibri" w:hAnsi="Calibri" w:cs="Calibri"/>
          <w:szCs w:val="24"/>
        </w:rPr>
        <w:t xml:space="preserve">, 2015; DeVeale </w:t>
      </w:r>
      <w:r>
        <w:rPr>
          <w:rFonts w:ascii="Calibri" w:hAnsi="Calibri" w:cs="Calibri"/>
          <w:i/>
          <w:iCs/>
          <w:szCs w:val="24"/>
        </w:rPr>
        <w:t>et al.</w:t>
      </w:r>
      <w:r>
        <w:rPr>
          <w:rFonts w:ascii="Calibri" w:hAnsi="Calibri" w:cs="Calibri"/>
          <w:szCs w:val="24"/>
        </w:rPr>
        <w:t xml:space="preserve">, 2012; Bonthuis </w:t>
      </w:r>
      <w:r>
        <w:rPr>
          <w:rFonts w:ascii="Calibri" w:hAnsi="Calibri" w:cs="Calibri"/>
          <w:i/>
          <w:iCs/>
          <w:szCs w:val="24"/>
        </w:rPr>
        <w:t>et al.</w:t>
      </w:r>
      <w:r>
        <w:rPr>
          <w:rFonts w:ascii="Calibri" w:hAnsi="Calibri" w:cs="Calibri"/>
          <w:szCs w:val="24"/>
        </w:rPr>
        <w:t xml:space="preserve">, 2015; Lorenc </w:t>
      </w:r>
      <w:r>
        <w:rPr>
          <w:rFonts w:ascii="Calibri" w:hAnsi="Calibri" w:cs="Calibri"/>
          <w:i/>
          <w:iCs/>
          <w:szCs w:val="24"/>
        </w:rPr>
        <w:t>et al.</w:t>
      </w:r>
      <w:r>
        <w:rPr>
          <w:rFonts w:ascii="Calibri" w:hAnsi="Calibri" w:cs="Calibri"/>
          <w:szCs w:val="24"/>
        </w:rPr>
        <w:t xml:space="preserve">, 2014; Zou </w:t>
      </w:r>
      <w:r>
        <w:rPr>
          <w:rFonts w:ascii="Calibri" w:hAnsi="Calibri" w:cs="Calibri"/>
          <w:i/>
          <w:iCs/>
          <w:szCs w:val="24"/>
        </w:rPr>
        <w:t>et al.</w:t>
      </w:r>
      <w:r>
        <w:rPr>
          <w:rFonts w:ascii="Calibri" w:hAnsi="Calibri" w:cs="Calibri"/>
          <w:szCs w:val="24"/>
        </w:rPr>
        <w:t xml:space="preserve">, 2014; Andergassen </w:t>
      </w:r>
      <w:r>
        <w:rPr>
          <w:rFonts w:ascii="Calibri" w:hAnsi="Calibri" w:cs="Calibri"/>
          <w:i/>
          <w:iCs/>
          <w:szCs w:val="24"/>
        </w:rPr>
        <w:t>et al.</w:t>
      </w:r>
      <w:r>
        <w:rPr>
          <w:rFonts w:ascii="Calibri" w:hAnsi="Calibri" w:cs="Calibri"/>
          <w:szCs w:val="24"/>
        </w:rPr>
        <w:t xml:space="preserve">, 2015; Babak, 2012; Rozowsky </w:t>
      </w:r>
      <w:r>
        <w:rPr>
          <w:rFonts w:ascii="Calibri" w:hAnsi="Calibri" w:cs="Calibri"/>
          <w:i/>
          <w:iCs/>
          <w:szCs w:val="24"/>
        </w:rPr>
        <w:t>et al.</w:t>
      </w:r>
      <w:r>
        <w:rPr>
          <w:rFonts w:ascii="Calibri" w:hAnsi="Calibri" w:cs="Calibri"/>
          <w:szCs w:val="24"/>
        </w:rPr>
        <w:t xml:space="preserve">, 2011; Goncalves </w:t>
      </w:r>
      <w:r>
        <w:rPr>
          <w:rFonts w:ascii="Calibri" w:hAnsi="Calibri" w:cs="Calibri"/>
          <w:i/>
          <w:iCs/>
          <w:szCs w:val="24"/>
        </w:rPr>
        <w:t>et al.</w:t>
      </w:r>
      <w:r>
        <w:rPr>
          <w:rFonts w:ascii="Calibri" w:hAnsi="Calibri" w:cs="Calibri"/>
          <w:szCs w:val="24"/>
        </w:rPr>
        <w:t>, 2012)</w:t>
      </w:r>
      <w:r>
        <w:rPr>
          <w:rFonts w:eastAsia="Arial" w:asciiTheme="minorHAnsi" w:hAnsiTheme="minorHAnsi" w:cstheme="minorHAnsi"/>
          <w:lang w:val="en-US"/>
        </w:rPr>
        <w:fldChar w:fldCharType="end"/>
      </w:r>
      <w:r>
        <w:rPr>
          <w:rFonts w:eastAsia="Arial" w:asciiTheme="minorHAnsi" w:hAnsiTheme="minorHAnsi" w:cstheme="minorHAnsi"/>
        </w:rPr>
        <w:t>.</w:t>
      </w:r>
    </w:p>
    <w:p>
      <w:pPr>
        <w:jc w:val="both"/>
        <w:rPr>
          <w:rFonts w:eastAsia="Arial" w:asciiTheme="minorHAnsi" w:hAnsiTheme="minorHAnsi" w:cstheme="minorHAnsi"/>
        </w:rPr>
      </w:pPr>
    </w:p>
    <w:p>
      <w:pPr>
        <w:pStyle w:val="13"/>
        <w:numPr>
          <w:ilvl w:val="1"/>
          <w:numId w:val="1"/>
        </w:numPr>
        <w:jc w:val="both"/>
        <w:rPr>
          <w:rFonts w:eastAsia="Arial" w:asciiTheme="minorHAnsi" w:hAnsiTheme="minorHAnsi" w:cstheme="minorHAnsi"/>
          <w:b/>
          <w:lang w:val="en-US"/>
        </w:rPr>
      </w:pPr>
      <w:r>
        <w:rPr>
          <w:rFonts w:eastAsia="Arial" w:asciiTheme="minorHAnsi" w:hAnsiTheme="minorHAnsi" w:cstheme="minorHAnsi"/>
          <w:b/>
          <w:lang w:val="en-US"/>
        </w:rPr>
        <w:t>Filtering</w:t>
      </w:r>
    </w:p>
    <w:p>
      <w:pPr>
        <w:jc w:val="both"/>
        <w:rPr>
          <w:rFonts w:eastAsia="Arial" w:asciiTheme="minorHAnsi" w:hAnsiTheme="minorHAnsi" w:cstheme="minorHAnsi"/>
        </w:rPr>
      </w:pPr>
      <w:r>
        <w:rPr>
          <w:rFonts w:eastAsia="Arial" w:asciiTheme="minorHAnsi" w:hAnsiTheme="minorHAnsi" w:cstheme="minorHAnsi"/>
          <w:lang w:val="en-US"/>
        </w:rPr>
        <w:t xml:space="preserve">Alternatively, additional filters have been applied. Setting minimal bias amplitude transcript </w:t>
      </w:r>
      <w:r>
        <w:rPr>
          <w:rFonts w:eastAsia="Arial" w:asciiTheme="minorHAnsi" w:hAnsiTheme="minorHAnsi" w:cstheme="minorHAnsi"/>
          <w:lang w:val="en-US"/>
        </w:rPr>
        <w:fldChar w:fldCharType="begin"/>
      </w:r>
      <w:r>
        <w:rPr>
          <w:rFonts w:eastAsia="Arial" w:asciiTheme="minorHAnsi" w:hAnsiTheme="minorHAnsi" w:cstheme="minorHAnsi"/>
          <w:lang w:val="en-US"/>
        </w:rPr>
        <w:instrText xml:space="preserve"> ADDIN ZOTERO_ITEM CSL_CITATION {"citationID":"qKxiLhjI","properties":{"formattedCitation":"(Gregg {\\i{}et al.}, 2010; Babak {\\i{}et al.}, 2015; DeVeale {\\i{}et al.}, 2012; Lorenc {\\i{}et al.}, 2014; Andergassen {\\i{}et al.}, 2015; Lagarrigue {\\i{}et al.}, 2013; Mayba {\\i{}et al.}, 2014; Pinter {\\i{}et al.}, 2015; Soderlund {\\i{}et al.}, 2014; Wang and Clark, 2014)","plainCitation":"(Gregg et al., 2010; Babak et al., 2015; DeVeale et al., 2012; Lorenc et al., 2014; Andergassen et al., 2015; Lagarrigue et al., 2013; Mayba et al., 2014; Pinter et al., 2015; Soderlund et al., 2014; Wang and Clark, 2014)","noteIndex":0},"citationItems":[{"id":314,"uris":["http://zotero.org/users/local/3edLQjOs/items/DNQNNF9V"],"uri":["http://zotero.org/users/local/3edLQjOs/items/DNQNNF9V"],"itemData":{"id":314,"type":"article-journal","title":"High-resolution analysis of parent-of-origin allelic expression in the mouse brain","container-title":"Science (New York, N.Y.)","page":"643-648","volume":"329","issue":"5992","source":"PubMed","abstract":"Genomic imprinting results in preferential expression of the paternal or maternal allele of certain genes. We have performed a genome-wide characterization of imprinting in the mouse embryonic and adult brain. This approach uncovered parent-of-origin allelic effects of more than 1300 loci. We identified parental bias in the expression of individual genes and of specific transcript isoforms, with differences between brain regions. Many imprinted genes are expressed in neural systems associated with feeding and motivated behaviors, and parental biases preferentially target genetic pathways governing metabolism and cell adhesion. We observed a preferential maternal contribution to gene expression in the developing brain and a major paternal contribution in the adult brain. Thus, parental expression bias emerges as a major mode of epigenetic regulation in the brain.","DOI":"10.1126/science.1190830","ISSN":"1095-9203","note":"PMID: 20616232\nPMCID: PMC3005244","journalAbbreviation":"Science","language":"eng","author":[{"family":"Gregg","given":"Christopher"},{"family":"Zhang","given":"Jiangwen"},{"family":"Weissbourd","given":"Brandon"},{"family":"Luo","given":"Shujun"},{"family":"Schroth","given":"Gary P."},{"family":"Haig","given":"David"},{"family":"Dulac","given":"Catherine"}],"issued":{"date-parts":[["2010",8,6]]}},"label":"page"},{"id":312,"uris":["http://zotero.org/users/local/3edLQjOs/items/GFLB2HGZ"],"uri":["http://zotero.org/users/local/3edLQjOs/items/GFLB2HGZ"],"itemData":{"id":312,"type":"article-journal","title":"Genetic conflict reflected in tissue-specific maps of genomic imprinting in human and mouse","container-title":"Nature Genetics","page":"544-549","volume":"47","issue":"5","source":"PubMed","abstract":"Genomic imprinting is an epigenetic process that restricts gene expression to either the maternally or paternally inherited allele. Many theories have been proposed to explain its evolutionary origin, but understanding has been limited by a paucity of data mapping the breadth and dynamics of imprinting within any organism. We generated an atlas of imprinting spanning 33 mouse and 45 human developmental stages and tissues. Nearly all imprinted genes were imprinted in early development and either retained their parent-of-origin expression in adults or lost it completely. Consistent with an evolutionary signature of parental conflict, imprinted genes were enriched for coexpressed pairs of maternally and paternally expressed genes, showed accelerated expression divergence between human and mouse, and were more highly expressed than their non-imprinted orthologs in other species. Our approach demonstrates a general framework for the discovery of imprinting in any species and sheds light on the causes and consequences of genomic imprinting in mammals.","DOI":"10.1038/ng.3274","ISSN":"1546-1718","note":"PMID: 25848752\nPMCID: PMC4414907","journalAbbreviation":"Nat. Genet.","language":"eng","author":[{"family":"Babak","given":"Tomas"},{"family":"DeVeale","given":"Brian"},{"family":"Tsang","given":"Emily K."},{"family":"Zhou","given":"Yiqi"},{"family":"Li","given":"Xin"},{"family":"Smith","given":"Kevin S."},{"family":"Kukurba","given":"Kim R."},{"family":"Zhang","given":"Rui"},{"family":"Li","given":"Jin Billy"},{"family":"Kooy","given":"Derek","non-dropping-particle":"van der"},{"family":"Montgomery","given":"Stephen B."},{"family":"Fraser","given":"Hunter B."}],"issued":{"date-parts":[["2015",5]]}},"label":"page"},{"id":308,"uris":["http://zotero.org/users/local/3edLQjOs/items/WKT8TCSF"],"uri":["http://zotero.org/users/local/3edLQjOs/items/WKT8TCSF"],"itemData":{"id":308,"type":"article-journal","title":"Critical evaluation of imprinted gene expression by RNA-Seq: a new perspective","container-title":"PLoS genetics","page":"e1002600","volume":"8","issue":"3","source":"PubMed","abstract":"In contrast to existing estimates of approximately 200 murine imprinted genes, recent work based on transcriptome sequencing uncovered parent-of-origin allelic effects at more than 1,300 loci in the developing brain and two adult brain regions, including hundreds present in only males or females. Our independent replication of the embryonic brain stage, where the majority of novel imprinted genes were discovered and the majority of previously known imprinted genes confirmed, resulted in only 12.9% concordance among the novel imprinted loci. Further analysis and pyrosequencing-based validation revealed that the vast majority of the novel reported imprinted loci are false-positives explained by technical and biological variation of the experimental approach. We show that allele-specific expression (ASE) measured with RNA-Seq is not accurately modeled with statistical methods that assume random independent sampling and that systematic error must be accounted for to enable accurate identification of imprinted expression. Application of a robust approach that accounts for these effects revealed 50 candidate genes where allelic bias was predicted to be parent-of-origin-dependent. However, 11 independent validation attempts through a range of allelic expression biases confirmed only 6 of these novel cases. The results emphasize the importance of independent validation and suggest that the number of imprinted genes is much closer to the initial estimates.","DOI":"10.1371/journal.pgen.1002600","ISSN":"1553-7404","note":"PMID: 22479196\nPMCID: PMC3315459","shortTitle":"Critical evaluation of imprinted gene expression by RNA-Seq","journalAbbreviation":"PLoS Genet.","language":"eng","author":[{"family":"DeVeale","given":"Brian"},{"family":"Kooy","given":"Derek","non-dropping-particle":"van der"},{"family":"Babak","given":"Tomas"}],"issued":{"date-parts":[["2012"]]}},"label":"page"},{"id":472,"uris":["http://zotero.org/users/local/3edLQjOs/items/2J2TENW3"],"uri":["http://zotero.org/users/local/3edLQjOs/items/2J2TENW3"],"itemData":{"id":472,"type":"article-journal","title":"Genetic differentiation of hypothalamus parentally biased transcripts in populations of the house mouse implicate the Prader-Willi syndrome imprinted region as a possible source of behavioral divergence","container-title":"Molecular Biology and Evolution","page":"3240-3249","volume":"31","issue":"12","source":"PubMed","abstract":"Parentally biased expression of transcripts (genomic imprinting) in adult tissues, including the brain, can influence and possibly drive the evolution of behavioral traits. We have previously found that paternally determined cues are involved in population-specific mate choice decisions between two populations of the Western house mouse (Mus musculus domesticus). Here, we ask whether this could be mediated by genomically imprinted transcripts that are subject to fast differentiation between these populations. We focus on three organs that are of special relevance for mate choice and behavior: The vomeronasal organ (VNO), the hypothalamus, and the liver. To first identify candidate transcripts at a genome-wide scale, we used reciprocal crosses between M. m. domesticus and M. m. musculus inbred strains and RNA sequencing of the respective tissues. Using a false discovery cutoff derived from mock reciprocal cross comparisons, we find a total of 66 imprinted transcripts, 13 of which have previously not been described as imprinted. The largest number of imprinted transcripts were found in the hypothalamus; fewer were found in the VNO, and the least were found in the liver. To assess molecular differentiation and imprinting in the wild-derived M. m. domesticus populations, we sequenced the RNA of the hypothalamus from individuals of these populations. This confirmed the presence of the above identified transcripts also in wild populations and allowed us to search for those that show a high genetic differentiation between these populations. Our results identify the Ube3a-Snrpn imprinted region on chromosome 7 as a region that encompasses the largest number of previously not described transcripts with paternal expression bias, several of which are at the same time highly differentiated. For four of these, we confirmed their imprinting status via single nucleotide polymorphism-specific pyrosequencing assays with RNA from reciprocal crosses. In addition, we find the paternally expressed Peg13 transcript within the Trappc9 gene region on chromosome 15 to be highly differentiated. Interestingly, both regions have been implicated in Prader-Willi nervous system disorder phenotypes in humans. We suggest that these genomically imprinted regions are candidates for influencing the population-specific mate-choice in mice.","DOI":"10.1093/molbev/msu257","ISSN":"1537-1719","note":"PMID: 25172960\nPMCID: PMC4245819","journalAbbreviation":"Mol. Biol. Evol.","language":"eng","author":[{"family":"Lorenc","given":"Anna"},{"family":"Linnenbrink","given":"Miriam"},{"family":"Montero","given":"Inka"},{"family":"Schilhabel","given":"Markus B."},{"family":"Tautz","given":"Diethard"}],"issued":{"date-parts":[["2014",12]]}},"label":"page"},{"id":478,"uris":["http://zotero.org/users/local/3edLQjOs/items/8BQR8KNZ"],"uri":["http://zotero.org/users/local/3edLQjOs/items/8BQR8KNZ"],"itemData":{"id":478,"type":"article-journal","title":"Allelome.PRO, a pipeline to define allele-specific genomic features from high-throughput sequencing data","container-title":"Nucleic Acids Research","page":"e146","volume":"43","issue":"21","source":"PubMed","abstract":"Detecting allelic biases from high-throughput sequencing data requires an approach that maximises sensitivity while minimizing false positives. Here, we present Allelome.PRO, an automated user-friendly bioinformatics pipeline, which uses high-throughput sequencing data from reciprocal crosses of two genetically distinct mouse strains to detect allele-specific expression and chromatin modifications. Allelome.PRO extends approaches used in previous studies that exclusively analyzed imprinted expression to give a complete picture of the 'allelome' by automatically categorising the allelic expression of all genes in a given cell type into imprinted, strain-biased, biallelic or non-informative. Allelome.PRO offers increased sensitivity to analyze lowly expressed transcripts, together with a robust false discovery rate empirically calculated from variation in the sequencing data. We used RNA-seq data from mouse embryonic fibroblasts from F1 reciprocal crosses to determine a biologically relevant allelic ratio cutoff, and define for the first time an entire allelome. Furthermore, we show that Allelome.PRO detects differential enrichment of H3K4me3 over promoters from ChIP-seq data validating the RNA-seq results. This approach can be easily extended to analyze histone marks of active enhancers, or transcription factor binding sites and therefore provides a powerful tool to identify candidate cis regulatory elements genome wide.","DOI":"10.1093/nar/gkv727","ISSN":"1362-4962","note":"PMID: 26202974\nPMCID: PMC4666383","journalAbbreviation":"Nucleic Acids Res.","language":"eng","author":[{"family":"Andergassen","given":"Daniel"},{"family":"Dotter","given":"Christoph P."},{"family":"Kulinski","given":"Tomasz M."},{"family":"Guenzl","given":"Philipp M."},{"family":"Bammer","given":"Philipp C."},{"family":"Barlow","given":"Denise P."},{"family":"Pauler","given":"Florian M."},{"family":"Hudson","given":"Quanah J."}],"issued":{"date-parts":[["2015",12,2]]}},"label":"page"},{"id":483,"uris":["http://zotero.org/users/local/3edLQjOs/items/THTC96C9"],"uri":["http://zotero.org/users/local/3edLQjOs/items/THTC96C9"],"itemData":{"id":483,"type":"article-journal","title":"Analysis of allele-specific expression in mouse liver by RNA-Seq: a comparison with Cis-eQTL identified using genetic linkage","container-title":"Genetics","page":"1157-1166","volume":"195","issue":"3","source":"PubMed","abstract":"We report an analysis of allele-specific expression (ASE) and parent-of-origin expression in adult mouse liver using next generation sequencing (RNA-Seq) of reciprocal crosses of heterozygous F1 mice from the parental strains C57BL/6J and DBA/2J. We found a 60% overlap between genes exhibiting ASE and putative cis-acting expression quantitative trait loci (cis-eQTL) identified in an intercross between the same strains. We discuss the various biological and technical factors that contribute to the differences. We also identify genes exhibiting parental imprinting and complex expression patterns. Our study demonstrates the importance of biological replicates to limit the number of false positives with RNA-Seq data.","DOI":"10.1534/genetics.113.153882","ISSN":"1943-2631","note":"PMID: 24026101\nPMCID: PMC3813844","shortTitle":"Analysis of allele-specific expression in mouse liver by RNA-Seq","journalAbbreviation":"Genetics","language":"eng","author":[{"family":"Lagarrigue","given":"Sandrine"},{"family":"Martin","given":"Lisa"},{"family":"Hormozdiari","given":"Farhad"},{"family":"Roux","given":"Pierre-François"},{"family":"Pan","given":"Calvin"},{"family":"Nas","given":"Atila","non-dropping-particle":"van"},{"family":"Demeure","given":"Olivier"},{"family":"Cantor","given":"Rita"},{"family":"Ghazalpour","given":"Anatole"},{"family":"Eskin","given":"Eleazar"},{"family":"Lusis","given":"Aldons J."}],"issued":{"date-parts":[["2013",11]]}},"label":"page"},{"id":486,"uris":["http://zotero.org/users/local/3edLQjOs/items/GD8NBW27"],"uri":["http://zotero.org/users/local/3edLQjOs/items/GD8NBW27"],"itemData":{"id":486,"type":"article-journal","title":"MBASED: allele-specific expression detection in cancer tissues and cell lines","container-title":"Genome Biology","page":"405","volume":"15","issue":"8","source":"PubMed","abstract":"Allele-specific gene expression, ASE, is an important aspect of gene regulation. We developed a novel method MBASED, meta-analysis based allele-specific expression detection for ASE detection using RNA-seq data that aggregates information across multiple single nucleotide variation loci to obtain a gene-level measure of ASE, even when prior phasing information is unavailable. MBASED is capable of one-sample and two-sample analyses and performs well in simulations. We applied MBASED to a panel of cancer cell lines and paired tumor-normal tissue samples, and observed extensive ASE in cancer, but not normal, samples, mainly driven by genomic copy number alterations.","DOI":"10.1186/s13059-014-0405-3","ISSN":"1474-760X","note":"PMID: 25315065\nPMCID: PMC4165366","shortTitle":"MBASED","journalAbbreviation":"Genome Biol.","language":"eng","author":[{"family":"Mayba","given":"Oleg"},{"family":"Gilbert","given":"Houston N."},{"family":"Liu","given":"Jinfeng"},{"family":"Haverty","given":"Peter M."},{"family":"Jhunjhunwala","given":"Suchit"},{"family":"Jiang","given":"Zhaoshi"},{"family":"Watanabe","given":"Colin"},{"family":"Zhang","given":"Zemin"}],"issued":{"date-parts":[["2014",8,7]]}},"label":"page"},{"id":495,"uris":["http://zotero.org/users/local/3edLQjOs/items/PNYTLFL3"],"uri":["http://zotero.org/users/local/3edLQjOs/items/PNYTLFL3"],"itemData":{"id":495,"type":"article-journal","title":"Allelic Imbalance Is a Prevalent and Tissue-Specific Feature of the Mouse Transcriptome","container-title":"Genetics","page":"537-549","volume":"200","issue":"2","source":"PubMed","abstract":"In mammals, several classes of monoallelic genes have been identified, including those subject to X-chromosome inactivation (XCI), genomic imprinting, and random monoallelic expression (RMAE). However, the extent to which these epigenetic phenomena are influenced by underlying genetic variation is unknown. Here we perform a systematic classification of allelic imbalance in mouse hybrids derived from reciprocal crosses of divergent strains. We observe that deviation from balanced biallelic expression is common, occurring in </w:instrText>
      </w:r>
      <w:r>
        <w:rPr>
          <w:rFonts w:ascii="Cambria Math" w:hAnsi="Cambria Math" w:eastAsia="Arial" w:cs="Cambria Math"/>
          <w:lang w:val="en-US"/>
        </w:rPr>
        <w:instrText xml:space="preserve">∼</w:instrText>
      </w:r>
      <w:r>
        <w:rPr>
          <w:rFonts w:eastAsia="Arial" w:asciiTheme="minorHAnsi" w:hAnsiTheme="minorHAnsi" w:cstheme="minorHAnsi"/>
          <w:lang w:val="en-US"/>
        </w:rPr>
        <w:instrText xml:space="preserve">20% of the mouse transcriptome in a given tissue. Allelic imbalance attributed to genotypic variation is by far the most prevalent class and typically is tissue-specific. However, some genotype-based imbalance is maintained across tissues and is associated with greater genetic variation, especially in 5' and 3' termini of transcripts. We further identify novel random monoallelic and imprinted genes and find that genotype can modify penetrance of parental origin even in the setting of large imprinted regions. Examination of nascent transcripts in single cells from inbred parental strains reveals that genes showing genotype-based imbalance in hybrids can also exhibit monoallelic expression in isogenic backgrounds. This surprising observation may suggest a competition between alleles and/or reflect the combined impact of cis- and trans-acting variation on expression of a given gene. Our findings provide novel insights into gene regulation and may be relevant to human genetic variation and disease.","DOI":"10.1534/genetics.115.176263","ISSN":"1943-2631","note":"PMID: 25858912\nPMCID: PMC4492378","journalAbbreviation":"Genetics","language":"eng","author":[{"family":"Pinter","given":"Stefan F."},{"family":"Colognori","given":"David"},{"family":"Beliveau","given":"Brian J."},{"family":"Sadreyev","given":"Ruslan I."},{"family":"Payer","given":"Bernhard"},{"family":"Yildirim","given":"Eda"},{"family":"Wu","given":"Chao-Ting"},{"family":"Lee","given":"Jeannie T."}],"issued":{"date-parts":[["2015",6]]}},"label":"page"},{"id":504,"uris":["http://zotero.org/users/local/3edLQjOs/items/K8DF5IB4"],"uri":["http://zotero.org/users/local/3edLQjOs/items/K8DF5IB4"],"itemData":{"id":504,"type":"article-journal","title":"Allele Workbench: transcriptome pipeline and interactive graphics for allele-specific expression","container-title":"PloS One","page":"e115740","volume":"9","issue":"12","source":"PubMed","abstract":"Sequencing the transcriptome can answer various questions such as determining the transcripts expressed in a given species for a specific tissue or condition, evaluating differential expression, discovering variants, and evaluating allele-specific expression. Differential expression evaluates the expression differences between different strains, tissues, and conditions. Allele-specific expression evaluates expression differences between parental alleles. Both differential expression and allele-specific expression have been studied for heterosis (hybrid vigor), where the hybrid has improved performance over the parents for one or more traits. The Allele Workbench software was developed for a heterosis study that evaluated allele-specific expression for a mouse F1 hybrid using libraries from multiple tissues with biological replicates. This software has been made into a distributable package, which includes a pipeline, a Java interface to build the database, and a Java interface for query and display of the results. The required input is a reference genome, annotation file, and one or more RNA-Seq libraries with optional replicates. It evaluates allelic imbalance at the SNP and transcript level and flags transcripts with significant opposite directional allele-specific expression. The Java interface allows the user to view data from libraries, replicates, genes, transcripts, exons, and variants, including queries on allele imbalance for selected libraries. To determine the impact of allele-specific SNPs on protein folding, variants are annotated with their effect (e.g., missense), and the parental protein sequences may be exported for protein folding analysis. The Allele Workbench processing results in transcript files and read counts that can be used as input to the previously published Transcriptome Computational Workbench, which has a new algorithm for determining a trimmed set of gene ontology terms. The software with demo files is available from https://code.google.com/p/allele-workbench. Additionally, all software is ready for immediate use from an Atmosphere Virtual Machine Image available from the iPlant Collaborative (www.iplantcollaborative.org).","DOI":"10.1371/journal.pone.0115740","ISSN":"1932-6203","note":"PMID: 25541944\nPMCID: PMC4277417","shortTitle":"Allele Workbench","journalAbbreviation":"PLoS ONE","language":"eng","author":[{"family":"Soderlund","given":"Carol A."},{"family":"Nelson","given":"William M."},{"family":"Goff","given":"Stephen A."}],"issued":{"date-parts":[["2014"]]}},"label":"page"},{"id":511,"uris":["http://zotero.org/users/local/3edLQjOs/items/EPFTMYSJ"],"uri":["http://zotero.org/users/local/3edLQjOs/items/EPFTMYSJ"],"itemData":{"id":511,"type":"article-journal","title":"Using next-generation RNA sequencing to identify imprinted genes","container-title":"Heredity","page":"156-166","volume":"113","issue":"2","source":"PubMed","abstract":"Genomic imprinting is manifested as differential allelic expression (DAE) depending on the parent-of-origin. The most direct way to identify imprinted genes is to directly score the DAE in a context where one can identify which parent transmitted each allele. Because many genes display DAE, simply scoring DAE in an individual is not sufficient to identify imprinted genes. In this paper, we outline many technical aspects of a scheme for identification of imprinted genes that makes use of RNA sequencing (RNA-seq) from tissues isolated from F1 offspring derived from the pair of reciprocal crosses. Ideally, the parental lines are from two inbred strains that are not closely related to each other. Aspects of tissue purity, RNA extraction, library preparation and bioinformatic inference of imprinting are all covered. These methods have already been applied in a number of organisms, and one of the most striking results is the evolutionary fluidity with which novel imprinted genes are gained and lost within genomes. The general methodology is also applicable to a wide range of other biological problems that require quantification of allele-specific expression using RNA-seq, such as cis-regulation of gene expression, X chromosome inactivation and random monoallelic expression.","DOI":"10.1038/hdy.2014.18","ISSN":"1365-2540","note":"PMID: 24619182\nPMCID: PMC4105452","journalAbbreviation":"Heredity (Edinb)","language":"eng","author":[{"family":"Wang","given":"X."},{"family":"Clark","given":"A. G."}],"issued":{"date-parts":[["2014",8]]}},"label":"page"}],"schema":"https://github.com/citation-style-language/schema/raw/master/csl-citation.json"} </w:instrText>
      </w:r>
      <w:r>
        <w:rPr>
          <w:rFonts w:eastAsia="Arial" w:asciiTheme="minorHAnsi" w:hAnsiTheme="minorHAnsi" w:cstheme="minorHAnsi"/>
          <w:lang w:val="en-US"/>
        </w:rPr>
        <w:fldChar w:fldCharType="separate"/>
      </w:r>
      <w:r>
        <w:rPr>
          <w:rFonts w:ascii="Calibri" w:hAnsi="Calibri" w:cs="Calibri"/>
          <w:szCs w:val="24"/>
          <w:lang w:val="en-US"/>
        </w:rPr>
        <w:t xml:space="preserve">(Gregg </w:t>
      </w:r>
      <w:r>
        <w:rPr>
          <w:rFonts w:ascii="Calibri" w:hAnsi="Calibri" w:cs="Calibri"/>
          <w:i/>
          <w:iCs/>
          <w:szCs w:val="24"/>
          <w:lang w:val="en-US"/>
        </w:rPr>
        <w:t>et al.</w:t>
      </w:r>
      <w:r>
        <w:rPr>
          <w:rFonts w:ascii="Calibri" w:hAnsi="Calibri" w:cs="Calibri"/>
          <w:szCs w:val="24"/>
          <w:lang w:val="en-US"/>
        </w:rPr>
        <w:t xml:space="preserve">, 2010; Babak </w:t>
      </w:r>
      <w:r>
        <w:rPr>
          <w:rFonts w:ascii="Calibri" w:hAnsi="Calibri" w:cs="Calibri"/>
          <w:i/>
          <w:iCs/>
          <w:szCs w:val="24"/>
          <w:lang w:val="en-US"/>
        </w:rPr>
        <w:t>et al.</w:t>
      </w:r>
      <w:r>
        <w:rPr>
          <w:rFonts w:ascii="Calibri" w:hAnsi="Calibri" w:cs="Calibri"/>
          <w:szCs w:val="24"/>
          <w:lang w:val="en-US"/>
        </w:rPr>
        <w:t xml:space="preserve">, 2015; DeVeale </w:t>
      </w:r>
      <w:r>
        <w:rPr>
          <w:rFonts w:ascii="Calibri" w:hAnsi="Calibri" w:cs="Calibri"/>
          <w:i/>
          <w:iCs/>
          <w:szCs w:val="24"/>
          <w:lang w:val="en-US"/>
        </w:rPr>
        <w:t>et al.</w:t>
      </w:r>
      <w:r>
        <w:rPr>
          <w:rFonts w:ascii="Calibri" w:hAnsi="Calibri" w:cs="Calibri"/>
          <w:szCs w:val="24"/>
          <w:lang w:val="en-US"/>
        </w:rPr>
        <w:t xml:space="preserve">, 2012; Lorenc </w:t>
      </w:r>
      <w:r>
        <w:rPr>
          <w:rFonts w:ascii="Calibri" w:hAnsi="Calibri" w:cs="Calibri"/>
          <w:i/>
          <w:iCs/>
          <w:szCs w:val="24"/>
          <w:lang w:val="en-US"/>
        </w:rPr>
        <w:t>et al.</w:t>
      </w:r>
      <w:r>
        <w:rPr>
          <w:rFonts w:ascii="Calibri" w:hAnsi="Calibri" w:cs="Calibri"/>
          <w:szCs w:val="24"/>
          <w:lang w:val="en-US"/>
        </w:rPr>
        <w:t xml:space="preserve">, 2014; Andergassen </w:t>
      </w:r>
      <w:r>
        <w:rPr>
          <w:rFonts w:ascii="Calibri" w:hAnsi="Calibri" w:cs="Calibri"/>
          <w:i/>
          <w:iCs/>
          <w:szCs w:val="24"/>
          <w:lang w:val="en-US"/>
        </w:rPr>
        <w:t>et al.</w:t>
      </w:r>
      <w:r>
        <w:rPr>
          <w:rFonts w:ascii="Calibri" w:hAnsi="Calibri" w:cs="Calibri"/>
          <w:szCs w:val="24"/>
          <w:lang w:val="en-US"/>
        </w:rPr>
        <w:t xml:space="preserve">, 2015; Lagarrigue </w:t>
      </w:r>
      <w:r>
        <w:rPr>
          <w:rFonts w:ascii="Calibri" w:hAnsi="Calibri" w:cs="Calibri"/>
          <w:i/>
          <w:iCs/>
          <w:szCs w:val="24"/>
          <w:lang w:val="en-US"/>
        </w:rPr>
        <w:t>et al.</w:t>
      </w:r>
      <w:r>
        <w:rPr>
          <w:rFonts w:ascii="Calibri" w:hAnsi="Calibri" w:cs="Calibri"/>
          <w:szCs w:val="24"/>
          <w:lang w:val="en-US"/>
        </w:rPr>
        <w:t xml:space="preserve">, 2013; Mayba </w:t>
      </w:r>
      <w:r>
        <w:rPr>
          <w:rFonts w:ascii="Calibri" w:hAnsi="Calibri" w:cs="Calibri"/>
          <w:i/>
          <w:iCs/>
          <w:szCs w:val="24"/>
          <w:lang w:val="en-US"/>
        </w:rPr>
        <w:t>et al.</w:t>
      </w:r>
      <w:r>
        <w:rPr>
          <w:rFonts w:ascii="Calibri" w:hAnsi="Calibri" w:cs="Calibri"/>
          <w:szCs w:val="24"/>
          <w:lang w:val="en-US"/>
        </w:rPr>
        <w:t xml:space="preserve">, 2014; Pinter </w:t>
      </w:r>
      <w:r>
        <w:rPr>
          <w:rFonts w:ascii="Calibri" w:hAnsi="Calibri" w:cs="Calibri"/>
          <w:i/>
          <w:iCs/>
          <w:szCs w:val="24"/>
          <w:lang w:val="en-US"/>
        </w:rPr>
        <w:t>et al.</w:t>
      </w:r>
      <w:r>
        <w:rPr>
          <w:rFonts w:ascii="Calibri" w:hAnsi="Calibri" w:cs="Calibri"/>
          <w:szCs w:val="24"/>
          <w:lang w:val="en-US"/>
        </w:rPr>
        <w:t xml:space="preserve">, 2015; Soderlund </w:t>
      </w:r>
      <w:r>
        <w:rPr>
          <w:rFonts w:ascii="Calibri" w:hAnsi="Calibri" w:cs="Calibri"/>
          <w:i/>
          <w:iCs/>
          <w:szCs w:val="24"/>
          <w:lang w:val="en-US"/>
        </w:rPr>
        <w:t>et al.</w:t>
      </w:r>
      <w:r>
        <w:rPr>
          <w:rFonts w:ascii="Calibri" w:hAnsi="Calibri" w:cs="Calibri"/>
          <w:szCs w:val="24"/>
          <w:lang w:val="en-US"/>
        </w:rPr>
        <w:t>, 2014; Wang and Clark, 2014)</w:t>
      </w:r>
      <w:r>
        <w:rPr>
          <w:rFonts w:eastAsia="Arial" w:asciiTheme="minorHAnsi" w:hAnsiTheme="minorHAnsi" w:cstheme="minorHAnsi"/>
          <w:lang w:val="en-US"/>
        </w:rPr>
        <w:fldChar w:fldCharType="end"/>
      </w:r>
      <w:r>
        <w:rPr>
          <w:rFonts w:eastAsia="Arial" w:asciiTheme="minorHAnsi" w:hAnsiTheme="minorHAnsi" w:cstheme="minorHAnsi"/>
          <w:lang w:val="en-US"/>
        </w:rPr>
        <w:t xml:space="preserve"> is a questionable way of eliminating true positives. Some groups preferred to rely on consistency between SNPs of the same gene or between replicates </w:t>
      </w:r>
      <w:r>
        <w:rPr>
          <w:rFonts w:eastAsia="Arial" w:asciiTheme="minorHAnsi" w:hAnsiTheme="minorHAnsi" w:cstheme="minorHAnsi"/>
          <w:lang w:val="en-US"/>
        </w:rPr>
        <w:fldChar w:fldCharType="begin"/>
      </w:r>
      <w:r>
        <w:rPr>
          <w:rFonts w:eastAsia="Arial" w:asciiTheme="minorHAnsi" w:hAnsiTheme="minorHAnsi" w:cstheme="minorHAnsi"/>
          <w:lang w:val="en-US"/>
        </w:rPr>
        <w:instrText xml:space="preserve"> ADDIN ZOTERO_ITEM CSL_CITATION {"citationID":"GFRekgaN","properties":{"formattedCitation":"(Babak {\\i{}et al.}, 2008, 2015; DeVeale {\\i{}et al.}, 2012; Lorenc {\\i{}et al.}, 2014; Andergassen {\\i{}et al.}, 2015; Babak, 2012; Mayba {\\i{}et al.}, 2014; Romanel {\\i{}et al.}, 2015)","plainCitation":"(Babak et al., 2008, 2015; DeVeale et al., 2012; Lorenc et al., 2014; Andergassen et al., 2015; Babak, 2012; Mayba et al., 2014; Romanel et al., 2015)","noteIndex":0},"citationItems":[{"id":310,"uris":["http://zotero.org/users/local/3edLQjOs/items/CHAMEPYJ"],"uri":["http://zotero.org/users/local/3edLQjOs/items/CHAMEPYJ"],"itemData":{"id":310,"type":"article-journal","title":"Global survey of genomic imprinting by transcriptome sequencing","container-title":"Current biology: CB","page":"1735-1741","volume":"18","issue":"22","source":"PubMed","abstract":"Genomic imprinting restricts gene expression to a paternal or maternal allele. To date, approximately 90 imprinted transcripts have been identified in mouse, of which the majority were detected after intense interrogation of clusters of imprinted genes identified by phenotype-driven assays in mice with uniparental disomies [1]. Here we use selective priming and parallel sequencing to measure allelic bias in whole transcriptomes. By distinguishing parent-of-origin bias from strain-specific bias in embryos derived from a reciprocal cross of mice, we constructed a genome-wide map of imprinted transcription. This map was able to objectively locate over 80% of known imprinted loci and allowed the detection and confirmation of six novel imprinted genes. Even in the intensely studied embryonic day 9.5 developmental stage that we analyzed, more than half of all imprinted single-nucleotide polymorphisms did not overlap previously discovered imprinted transcripts; a large fraction of these represent novel noncoding RNAs within known imprinted loci. For example, a previously unnoticed, maternally expressed antisense transcript was mapped within the Grb10 locus. This study demonstrates the feasibility of using transcriptome sequencing for mapping of imprinted gene expression in physiologically normal animals. Such an approach will allow researchers to study imprinting without restricting themselves to individual loci or specific transcripts.","DOI":"10.1016/j.cub.2008.09.044","ISSN":"0960-9822","note":"PMID: 19026546","journalAbbreviation":"Curr. Biol.","language":"eng","author":[{"family":"Babak","given":"Tomas"},{"family":"Deveale","given":"Brian"},{"family":"Armour","given":"Christopher"},{"family":"Raymond","given":"Christopher"},{"family":"Cleary","given":"Michele A."},{"family":"Kooy","given":"Derek","non-dropping-particle":"van der"},{"family":"Johnson","given":"Jason M."},{"family":"Lim","given":"Lee P."}],"issued":{"date-parts":[["2008",11,25]]}},"label":"page"},{"id":312,"uris":["http://zotero.org/users/local/3edLQjOs/items/GFLB2HGZ"],"uri":["http://zotero.org/users/local/3edLQjOs/items/GFLB2HGZ"],"itemData":{"id":312,"type":"article-journal","title":"Genetic conflict reflected in tissue-specific maps of genomic imprinting in human and mouse","container-title":"Nature Genetics","page":"544-549","volume":"47","issue":"5","source":"PubMed","abstract":"Genomic imprinting is an epigenetic process that restricts gene expression to either the maternally or paternally inherited allele. Many theories have been proposed to explain its evolutionary origin, but understanding has been limited by a paucity of data mapping the breadth and dynamics of imprinting within any organism. We generated an atlas of imprinting spanning 33 mouse and 45 human developmental stages and tissues. Nearly all imprinted genes were imprinted in early development and either retained their parent-of-origin expression in adults or lost it completely. Consistent with an evolutionary signature of parental conflict, imprinted genes were enriched for coexpressed pairs of maternally and paternally expressed genes, showed accelerated expression divergence between human and mouse, and were more highly expressed than their non-imprinted orthologs in other species. Our approach demonstrates a general framework for the discovery of imprinting in any species and sheds light on the causes and consequences of genomic imprinting in mammals.","DOI":"10.1038/ng.3274","ISSN":"1546-1718","note":"PMID: 25848752\nPMCID: PMC4414907","journalAbbreviation":"Nat. Genet.","language":"eng","author":[{"family":"Babak","given":"Tomas"},{"family":"DeVeale","given":"Brian"},{"family":"Tsang","given":"Emily K."},{"family":"Zhou","given":"Yiqi"},{"family":"Li","given":"Xin"},{"family":"Smith","given":"Kevin S."},{"family":"Kukurba","given":"Kim R."},{"family":"Zhang","given":"Rui"},{"family":"Li","given":"Jin Billy"},{"family":"Kooy","given":"Derek","non-dropping-particle":"van der"},{"family":"Montgomery","given":"Stephen B."},{"family":"Fraser","given":"Hunter B."}],"issued":{"date-parts":[["2015",5]]}},"label":"page"},{"id":308,"uris":["http://zotero.org/users/local/3edLQjOs/items/WKT8TCSF"],"uri":["http://zotero.org/users/local/3edLQjOs/items/WKT8TCSF"],"itemData":{"id":308,"type":"article-journal","title":"Critical evaluation of imprinted gene expression by RNA-Seq: a new perspective","container-title":"PLoS genetics","page":"e1002600","volume":"8","issue":"3","source":"PubMed","abstract":"In contrast to existing estimates of approximately 200 murine imprinted genes, recent work based on transcriptome sequencing uncovered parent-of-origin allelic effects at more than 1,300 loci in the developing brain and two adult brain regions, including hundreds present in only males or females. Our independent replication of the embryonic brain stage, where the majority of novel imprinted genes were discovered and the majority of previously known imprinted genes confirmed, resulted in only 12.9% concordance among the novel imprinted loci. Further analysis and pyrosequencing-based validation revealed that the vast majority of the novel reported imprinted loci are false-positives explained by technical and biological variation of the experimental approach. We show that allele-specific expression (ASE) measured with RNA-Seq is not accurately modeled with statistical methods that assume random independent sampling and that systematic error must be accounted for to enable accurate identification of imprinted expression. Application of a robust approach that accounts for these effects revealed 50 candidate genes where allelic bias was predicted to be parent-of-origin-dependent. However, 11 independent validation attempts through a range of allelic expression biases confirmed only 6 of these novel cases. The results emphasize the importance of independent validation and suggest that the number of imprinted genes is much closer to the initial estimates.","DOI":"10.1371/journal.pgen.1002600","ISSN":"1553-7404","note":"PMID: 22479196\nPMCID: PMC3315459","shortTitle":"Critical evaluation of imprinted gene expression by RNA-Seq","journalAbbreviation":"PLoS Genet.","language":"eng","author":[{"family":"DeVeale","given":"Brian"},{"family":"Kooy","given":"Derek","non-dropping-particle":"van der"},{"family":"Babak","given":"Tomas"}],"issued":{"date-parts":[["2012"]]}},"label":"page"},{"id":472,"uris":["http://zotero.org/users/local/3edLQjOs/items/2J2TENW3"],"uri":["http://zotero.org/users/local/3edLQjOs/items/2J2TENW3"],"itemData":{"id":472,"type":"article-journal","title":"Genetic differentiation of hypothalamus parentally biased transcripts in populations of the house mouse implicate the Prader-Willi syndrome imprinted region as a possible source of behavioral divergence","container-title":"Molecular Biology and Evolution","page":"3240-3249","volume":"31","issue":"12","source":"PubMed","abstract":"Parentally biased expression of transcripts (genomic imprinting) in adult tissues, including the brain, can influence and possibly drive the evolution of behavioral traits. We have previously found that paternally determined cues are involved in population-specific mate choice decisions between two populations of the Western house mouse (Mus musculus domesticus). Here, we ask whether this could be mediated by genomically imprinted transcripts that are subject to fast differentiation between these populations. We focus on three organs that are of special relevance for mate choice and behavior: The vomeronasal organ (VNO), the hypothalamus, and the liver. To first identify candidate transcripts at a genome-wide scale, we used reciprocal crosses between M. m. domesticus and M. m. musculus inbred strains and RNA sequencing of the respective tissues. Using a false discovery cutoff derived from mock reciprocal cross comparisons, we find a total of 66 imprinted transcripts, 13 of which have previously not been described as imprinted. The largest number of imprinted transcripts were found in the hypothalamus; fewer were found in the VNO, and the least were found in the liver. To assess molecular differentiation and imprinting in the wild-derived M. m. domesticus populations, we sequenced the RNA of the hypothalamus from individuals of these populations. This confirmed the presence of the above identified transcripts also in wild populations and allowed us to search for those that show a high genetic differentiation between these populations. Our results identify the Ube3a-Snrpn imprinted region on chromosome 7 as a region that encompasses the largest number of previously not described transcripts with paternal expression bias, several of which are at the same time highly differentiated. For four of these, we confirmed their imprinting status via single nucleotide polymorphism-specific pyrosequencing assays with RNA from reciprocal crosses. In addition, we find the paternally expressed Peg13 transcript within the Trappc9 gene region on chromosome 15 to be highly differentiated. Interestingly, both regions have been implicated in Prader-Willi nervous system disorder phenotypes in humans. We suggest that these genomically imprinted regions are candidates for influencing the population-specific mate-choice in mice.","DOI":"10.1093/molbev/msu257","ISSN":"1537-1719","note":"PMID: 25172960\nPMCID: PMC4245819","journalAbbreviation":"Mol. Biol. Evol.","language":"eng","author":[{"family":"Lorenc","given":"Anna"},{"family":"Linnenbrink","given":"Miriam"},{"family":"Montero","given":"Inka"},{"family":"Schilhabel","given":"Markus B."},{"family":"Tautz","given":"Diethard"}],"issued":{"date-parts":[["2014",12]]}},"label":"page"},{"id":478,"uris":["http://zotero.org/users/local/3edLQjOs/items/8BQR8KNZ"],"uri":["http://zotero.org/users/local/3edLQjOs/items/8BQR8KNZ"],"itemData":{"id":478,"type":"article-journal","title":"Allelome.PRO, a pipeline to define allele-specific genomic features from high-throughput sequencing data","container-title":"Nucleic Acids Research","page":"e146","volume":"43","issue":"21","source":"PubMed","abstract":"Detecting allelic biases from high-throughput sequencing data requires an approach that maximises sensitivity while minimizing false positives. Here, we present Allelome.PRO, an automated user-friendly bioinformatics pipeline, which uses high-throughput sequencing data from reciprocal crosses of two genetically distinct mouse strains to detect allele-specific expression and chromatin modifications. Allelome.PRO extends approaches used in previous studies that exclusively analyzed imprinted expression to give a complete picture of the 'allelome' by automatically categorising the allelic expression of all genes in a given cell type into imprinted, strain-biased, biallelic or non-informative. Allelome.PRO offers increased sensitivity to analyze lowly expressed transcripts, together with a robust false discovery rate empirically calculated from variation in the sequencing data. We used RNA-seq data from mouse embryonic fibroblasts from F1 reciprocal crosses to determine a biologically relevant allelic ratio cutoff, and define for the first time an entire allelome. Furthermore, we show that Allelome.PRO detects differential enrichment of H3K4me3 over promoters from ChIP-seq data validating the RNA-seq results. This approach can be easily extended to analyze histone marks of active enhancers, or transcription factor binding sites and therefore provides a powerful tool to identify candidate cis regulatory elements genome wide.","DOI":"10.1093/nar/gkv727","ISSN":"1362-4962","note":"PMID: 26202974\nPMCID: PMC4666383","journalAbbreviation":"Nucleic Acids Res.","language":"eng","author":[{"family":"Andergassen","given":"Daniel"},{"family":"Dotter","given":"Christoph P."},{"family":"Kulinski","given":"Tomasz M."},{"family":"Guenzl","given":"Philipp M."},{"family":"Bammer","given":"Philipp C."},{"family":"Barlow","given":"Denise P."},{"family":"Pauler","given":"Florian M."},{"family":"Hudson","given":"Quanah J."}],"issued":{"date-parts":[["2015",12,2]]}},"label":"page"},{"id":481,"uris":["http://zotero.org/users/local/3edLQjOs/items/W399UFN3"],"uri":["http://zotero.org/users/local/3edLQjOs/items/W399UFN3"],"itemData":{"id":481,"type":"article-journal","title":"Identification of imprinted loci by transcriptome sequencing","container-title":"Methods in Molecular Biology (Clifton, N.J.)","page":"79-88","volume":"925","source":"PubMed","abstract":"Enabled by high-throughput technologies that are capable of generating millions of sequencing reads, transcriptome sequencing is emerging as an important approach for mapping allelic imbalance (AI), where transcription is biased toward one allele in a diploid system. AI is identified by counting sequencing reads that map to genomic regions containing heterozygous SNPs, where the base identity of the SNP is used to distinguish allelic origin. Genomic imprinting is a special case of AI where bias is toward parental sex and can be identified by transcriptome sequencing of systems that represent reciprocally inherited loci. The focus of this protocol is on experimental design, analysis, and interpretation of genomic imprint discovery using whole transcriptome sequencing.","DOI":"10.1007/978-1-62703-011-3_6","ISSN":"1940-6029","note":"PMID: 22907492","journalAbbreviation":"Methods Mol. Biol.","language":"eng","author":[{"family":"Babak","given":"Tomas"}],"issued":{"date-parts":[["2012"]]}},"label":"page"},{"id":486,"uris":["http://zotero.org/users/local/3edLQjOs/items/GD8NBW27"],"uri":["http://zotero.org/users/local/3edLQjOs/items/GD8NBW27"],"itemData":{"id":486,"type":"article-journal","title":"MBASED: allele-specific expression detection in cancer tissues and cell lines","container-title":"Genome Biology","page":"405","volume":"15","issue":"8","source":"PubMed","abstract":"Allele-specific gene expression, ASE, is an important aspect of gene regulation. We developed a novel method MBASED, meta-analysis based allele-specific expression detection for ASE detection using RNA-seq data that aggregates information across multiple single nucleotide variation loci to obtain a gene-level measure of ASE, even when prior phasing information is unavailable. MBASED is capable of one-sample and two-sample analyses and performs well in simulations. We applied MBASED to a panel of cancer cell lines and paired tumor-normal tissue samples, and observed extensive ASE in cancer, but not normal, samples, mainly driven by genomic copy number alterations.","DOI":"10.1186/s13059-014-0405-3","ISSN":"1474-760X","note":"PMID: 25315065\nPMCID: PMC4165366","shortTitle":"MBASED","journalAbbreviation":"Genome Biol.","language":"eng","author":[{"family":"Mayba","given":"Oleg"},{"family":"Gilbert","given":"Houston N."},{"family":"Liu","given":"Jinfeng"},{"family":"Haverty","given":"Peter M."},{"family":"Jhunjhunwala","given":"Suchit"},{"family":"Jiang","given":"Zhaoshi"},{"family":"Watanabe","given":"Colin"},{"family":"Zhang","given":"Zemin"}],"issued":{"date-parts":[["2014",8,7]]}},"label":"page"},{"id":498,"uris":["http://zotero.org/users/local/3edLQjOs/items/BU9Y2QZ7"],"uri":["http://zotero.org/users/local/3edLQjOs/items/BU9Y2QZ7"],"itemData":{"id":498,"type":"article-journal","title":"ASEQ: fast allele-specific studies from next-generation sequencing data","container-title":"BMC medical genomics","page":"9","volume":"8","source":"PubMed","abstract":"BACKGROUND: Single base level information from next-generation sequencing (NGS) allows for the quantitative assessment of biological phenomena such as mosaicism or allele-specific features in healthy and diseased cells. Such studies often present with computationally challenging burdens that hinder genome-wide investigations across large datasets that are now becoming available through the 1,000 Genomes Project and The Cancer Genome Atlas (TCGA) initiatives.\nRESULTS: We present ASEQ, a tool to perform gene-level allele-specific expression (ASE) analys</w:instrText>
      </w:r>
      <w:r>
        <w:rPr>
          <w:rFonts w:eastAsia="Arial" w:asciiTheme="minorHAnsi" w:hAnsiTheme="minorHAnsi" w:cstheme="minorHAnsi"/>
        </w:rPr>
        <w:instrText xml:space="preserve">is from paired genomic and transcriptomic NGS data without requiring paternal and maternal genome data. ASEQ offers an easy-to-use set of modes that transparently to the user takes full advantage of a built-in fast computational engine. We report its performances on a set of 20 individuals from the 1,000 Genomes Project and show its detection power on imprinted genes. Next we demonstrate high level of ASE calls concordance when comparing it to AlleleSeq and MBASED tools. Finally, using a prostate cancer dataset we report on a higher fraction of ASE genes with respect to healthy individuals and show allele-specific events nominated by ASEQ in genes that are implicated in the disease.\nCONCLUSIONS: ASEQ can be used to rapidly and reliably screen large NGS datasets for the identification of allele specific features. It can be integrated in any NGS pipeline and runs on computer systems with multiple CPUs, CPUs with multiple cores or across clusters of machines.","DOI":"10.1186/s12920-015-0084-2","ISSN":"1755-8794","note":"PMID: 25889339\nPMCID: PMC4363342","shortTitle":"ASEQ","journalAbbreviation":"BMC Med Genomics","language":"eng","author":[{"family":"Romanel","given":"Alessandro"},{"family":"Lago","given":"Sara"},{"family":"Prandi","given":"Davide"},{"family":"Sboner","given":"Andrea"},{"family":"Demichelis","given":"Francesca"}],"issued":{"date-parts":[["2015",3,1]]}},"label":"page"}],"schema":"https://github.com/citation-style-language/schema/raw/master/csl-citation.json"} </w:instrText>
      </w:r>
      <w:r>
        <w:rPr>
          <w:rFonts w:eastAsia="Arial" w:asciiTheme="minorHAnsi" w:hAnsiTheme="minorHAnsi" w:cstheme="minorHAnsi"/>
          <w:lang w:val="en-US"/>
        </w:rPr>
        <w:fldChar w:fldCharType="separate"/>
      </w:r>
      <w:r>
        <w:rPr>
          <w:rFonts w:ascii="Calibri" w:hAnsi="Calibri" w:cs="Calibri"/>
          <w:szCs w:val="24"/>
        </w:rPr>
        <w:t xml:space="preserve">(Babak </w:t>
      </w:r>
      <w:r>
        <w:rPr>
          <w:rFonts w:ascii="Calibri" w:hAnsi="Calibri" w:cs="Calibri"/>
          <w:i/>
          <w:iCs/>
          <w:szCs w:val="24"/>
        </w:rPr>
        <w:t>et al.</w:t>
      </w:r>
      <w:r>
        <w:rPr>
          <w:rFonts w:ascii="Calibri" w:hAnsi="Calibri" w:cs="Calibri"/>
          <w:szCs w:val="24"/>
        </w:rPr>
        <w:t xml:space="preserve">, 2008, 2015; DeVeale </w:t>
      </w:r>
      <w:r>
        <w:rPr>
          <w:rFonts w:ascii="Calibri" w:hAnsi="Calibri" w:cs="Calibri"/>
          <w:i/>
          <w:iCs/>
          <w:szCs w:val="24"/>
        </w:rPr>
        <w:t>et al.</w:t>
      </w:r>
      <w:r>
        <w:rPr>
          <w:rFonts w:ascii="Calibri" w:hAnsi="Calibri" w:cs="Calibri"/>
          <w:szCs w:val="24"/>
        </w:rPr>
        <w:t xml:space="preserve">, 2012; Lorenc </w:t>
      </w:r>
      <w:r>
        <w:rPr>
          <w:rFonts w:ascii="Calibri" w:hAnsi="Calibri" w:cs="Calibri"/>
          <w:i/>
          <w:iCs/>
          <w:szCs w:val="24"/>
        </w:rPr>
        <w:t>et al.</w:t>
      </w:r>
      <w:r>
        <w:rPr>
          <w:rFonts w:ascii="Calibri" w:hAnsi="Calibri" w:cs="Calibri"/>
          <w:szCs w:val="24"/>
        </w:rPr>
        <w:t xml:space="preserve">, 2014; Andergassen </w:t>
      </w:r>
      <w:r>
        <w:rPr>
          <w:rFonts w:ascii="Calibri" w:hAnsi="Calibri" w:cs="Calibri"/>
          <w:i/>
          <w:iCs/>
          <w:szCs w:val="24"/>
        </w:rPr>
        <w:t>et al.</w:t>
      </w:r>
      <w:r>
        <w:rPr>
          <w:rFonts w:ascii="Calibri" w:hAnsi="Calibri" w:cs="Calibri"/>
          <w:szCs w:val="24"/>
        </w:rPr>
        <w:t xml:space="preserve">, 2015; Babak, 2012; Mayba </w:t>
      </w:r>
      <w:r>
        <w:rPr>
          <w:rFonts w:ascii="Calibri" w:hAnsi="Calibri" w:cs="Calibri"/>
          <w:i/>
          <w:iCs/>
          <w:szCs w:val="24"/>
        </w:rPr>
        <w:t>et al.</w:t>
      </w:r>
      <w:r>
        <w:rPr>
          <w:rFonts w:ascii="Calibri" w:hAnsi="Calibri" w:cs="Calibri"/>
          <w:szCs w:val="24"/>
        </w:rPr>
        <w:t xml:space="preserve">, 2014; Romanel </w:t>
      </w:r>
      <w:r>
        <w:rPr>
          <w:rFonts w:ascii="Calibri" w:hAnsi="Calibri" w:cs="Calibri"/>
          <w:i/>
          <w:iCs/>
          <w:szCs w:val="24"/>
        </w:rPr>
        <w:t>et al.</w:t>
      </w:r>
      <w:r>
        <w:rPr>
          <w:rFonts w:ascii="Calibri" w:hAnsi="Calibri" w:cs="Calibri"/>
          <w:szCs w:val="24"/>
        </w:rPr>
        <w:t>, 2015)</w:t>
      </w:r>
      <w:r>
        <w:rPr>
          <w:rFonts w:eastAsia="Arial" w:asciiTheme="minorHAnsi" w:hAnsiTheme="minorHAnsi" w:cstheme="minorHAnsi"/>
          <w:lang w:val="en-US"/>
        </w:rPr>
        <w:fldChar w:fldCharType="end"/>
      </w:r>
      <w:r>
        <w:rPr>
          <w:rFonts w:eastAsia="Arial" w:asciiTheme="minorHAnsi" w:hAnsiTheme="minorHAnsi" w:cstheme="minorHAnsi"/>
        </w:rPr>
        <w:t>.</w:t>
      </w:r>
    </w:p>
    <w:p>
      <w:pPr>
        <w:jc w:val="both"/>
        <w:rPr>
          <w:rFonts w:eastAsia="Arial" w:asciiTheme="minorHAnsi" w:hAnsiTheme="minorHAnsi" w:cstheme="minorHAnsi"/>
        </w:rPr>
      </w:pPr>
    </w:p>
    <w:p>
      <w:pPr>
        <w:pStyle w:val="13"/>
        <w:numPr>
          <w:ilvl w:val="1"/>
          <w:numId w:val="1"/>
        </w:numPr>
        <w:jc w:val="both"/>
        <w:rPr>
          <w:rFonts w:eastAsia="Arial" w:asciiTheme="minorHAnsi" w:hAnsiTheme="minorHAnsi" w:cstheme="minorHAnsi"/>
          <w:b/>
          <w:lang w:val="en-US"/>
        </w:rPr>
      </w:pPr>
      <w:r>
        <w:rPr>
          <w:rFonts w:eastAsia="Arial" w:asciiTheme="minorHAnsi" w:hAnsiTheme="minorHAnsi" w:cstheme="minorHAnsi"/>
          <w:b/>
          <w:lang w:val="en-US"/>
        </w:rPr>
        <w:t>Replicates</w:t>
      </w:r>
    </w:p>
    <w:p>
      <w:pPr>
        <w:jc w:val="both"/>
        <w:rPr>
          <w:rFonts w:eastAsia="Arial" w:asciiTheme="minorHAnsi" w:hAnsiTheme="minorHAnsi" w:cstheme="minorHAnsi"/>
          <w:lang w:val="en-US"/>
        </w:rPr>
      </w:pPr>
      <w:r>
        <w:rPr>
          <w:rFonts w:eastAsia="Arial" w:asciiTheme="minorHAnsi" w:hAnsiTheme="minorHAnsi" w:cstheme="minorHAnsi"/>
          <w:lang w:val="en-US"/>
        </w:rPr>
        <w:t xml:space="preserve">A related issue is the use of biological replicates, which is crucial when inferring AI from RNA-seq data </w:t>
      </w:r>
      <w:r>
        <w:rPr>
          <w:rFonts w:eastAsia="Arial" w:asciiTheme="minorHAnsi" w:hAnsiTheme="minorHAnsi" w:cstheme="minorHAnsi"/>
          <w:lang w:val="en-US"/>
        </w:rPr>
        <w:fldChar w:fldCharType="begin"/>
      </w:r>
      <w:r>
        <w:rPr>
          <w:rFonts w:eastAsia="Arial" w:asciiTheme="minorHAnsi" w:hAnsiTheme="minorHAnsi" w:cstheme="minorHAnsi"/>
          <w:lang w:val="en-US"/>
        </w:rPr>
        <w:instrText xml:space="preserve"> ADDIN ZOTERO_ITEM CSL_CITATION {"citationID":"wqL3EYxQ","properties":{"formattedCitation":"(DeVeale {\\i{}et al.}, 2012; Perez {\\i{}et al.}, 2015; Bonthuis {\\i{}et al.}, 2015; Zou {\\i{}et al.}, 2014)","plainCitation":"(DeVeale et al., 2012; Perez et al., 2015; Bonthuis et al., 2015; Zou et al., 2014)","noteIndex":0},"citationItems":[{"id":308,"uris":["http://zotero.org/users/local/3edLQjOs/items/WKT8TCSF"],"uri":["http://zotero.org/users/local/3edLQjOs/items/WKT8TCSF"],"itemData":{"id":308,"type":"article-journal","title":"Critical evaluation of imprinted gene expression by RNA-Seq: a new perspective","container-title":"PLoS genetics","page":"e1002600","volume":"8","issue":"3","source":"PubMed","abstract":"In contrast to existing estimates of approximately 200 murine imprinted genes, recent work based on transcriptome sequencing uncovered parent-of-origin allelic effects at more than 1,300 loci in the developing brain and two adult brain regions, including hundreds present in only males or females. Our independent replication of the embryonic brain stage, where the majority of novel imprinted genes were discovered and the majority of previously known imprinted genes confirmed, resulted in only 12.9% concordance among the novel imprinted loci. Further analysis and pyrosequencing-based validation revealed that the vast majority of the novel reported imprinted loci are false-positives explained by technical and biological variation of the experimental approach. We show that allele-specific expression (ASE) measured with RNA-Seq is not accurately modeled with statistical methods that assume random independent sampling and that systematic error must be accounted for to enable accurate identification of imprinted expression. Application of a robust approach that accounts for these effects revealed 50 candidate genes where allelic bias was predicted to be parent-of-origin-dependent. However, 11 independent validation attempts through a range of allelic expression biases confirmed only 6 of these novel cases. The results emphasize the importance of independent validation and suggest that the number of imprinted genes is much closer to the initial estimates.","DOI":"10.1371/journal.pgen.1002600","ISSN":"1553-7404","note":"PMID: 22479196\nPMCID: PMC3315459","shortTitle":"Critical evaluation of imprinted gene expression by RNA-Seq","journalAbbreviation":"PLoS Genet.","language":"eng","author":[{"family":"DeVeale","given":"Brian"},{"family":"Kooy","given":"Derek","non-dropping-particle":"van der"},{"family":"Babak","given":"Tomas"}],"issued":{"date-parts":[["2012"]]}},"label":"page"},{"id":316,"uris":["http://zotero.org/users/local/3edLQjOs/items/CDFGDCRR"],"uri":["http://zotero.org/users/local/3edLQjOs/items/CDFGDCRR"],"itemData":{"id":316,"type":"article-journal","title":"Quantitative and functional interrogation of parent-of-origin allelic expression biases in the brain","container-title":"eLife","page":"e07860","volume":"4","source":"PubMed","abstract":"The maternal and paternal genomes play different roles in mammalian brains as a result of genomic imprinting, an epigenetic regulation leading to differential expression of the parental alleles of some genes. Here we investigate genomic imprinting in the cerebellum using a newly developed Bayesian statistical model that provides unprecedented transcript-level resolution. We uncover 160 imprinted transcripts, including 41 novel and independently validated imprinted genes. Strikingly, many genes exhibit parentally biased--rather than monoallelic--expression, with different magnitudes according to age, organ, and brain region. Developmental changes in parental bias and overall gene expression are strongly correlated, suggesting combined roles in regulating gene dosage. Finally, brain-specific deletion of the paternal, but not maternal, allele of the paternally-biased Bcl-x, (Bcl2l1) results in loss of specific neuron types, supporting the functional significance of parental biases. These findings reveal the remarkable complexity of genomic imprinting, with important implications for understanding the normal and diseased brain.","DOI":"10.7554/eLife.07860","ISSN":"2050-084X","note":"PMID: 26140685\nPMCID: PMC4512258","journalAbbreviation":"Elife","language":"eng","author":[{"family":"Perez","given":"Julio D."},{"family":"Rubinstein","given":"Nimrod D."},{"family":"Fernandez","given":"Daniel E."},{"family":"Santoro","given":"Stephen W."},{"family":"Needleman","given":"Leigh A."},{"family":"Ho-Shing","given":"Olivia"},{"family":"Choi","given":"John J."},{"family":"Zirlinger","given":"Mariela"},{"family":"Chen","given":"Shau-Kwaun"},{"family":"Liu","given":"Jun S."},{"family":"Dulac","given":"Catherine"}],"issued":{"date-parts":[["2015",7,3]]}},"label":"page"},{"id":318,"uris":["http://zotero.org/users/local/3edLQjOs/items/Q6JQCUQR"],"uri":["http://zotero.org/users/local/3edLQjOs/items/Q6JQCUQR"],"itemData":{"id":318,"type":"article-journal","title":"Noncanonical Genomic Imprinting Effects in Offspring","container-title":"Cell Reports","page":"979-991","volume":"12","issue":"6","source":"PubMed","abstract":"Here, we describe an RNA-sequencing (RNA-seq)-based approach that accurately detects even modest maternal or paternal allele expression biases at the tissue level, which we call noncanonical genomic imprinting effects. We profile imprinting in the arcuate nucleus (ARN) and dorsal raphe nucleus of the female mouse brain as well as skeletal muscle (mesodermal) and liver (endodermal). Our study uncovers hundreds of noncanonical autosomal and X-linked imprinting effects. Noncanonical imprinting is highly tissue-specific and enriched in the ARN, but rare in the liver. These effects are reproducible across different genetic backgrounds and associated with allele-specific chromatin. Using in situ hybridization for nascent RNAs, we discover that autosomal noncanonical imprinted genes with a tissue-level allele bias exhibit allele-specific expression effects in subpopulations of neurons in the brain in vivo. We define noncanonical imprinted genes that regulate monoamine signaling and determine that these effects influence the impact of inherited mutations on offspring behavior.","DOI":"10.1016/j.celrep.2015.07.017","ISSN":"2211-1247","note":"PMID: 26235621","journalAbbreviation":"Cell Rep","language":"eng","author":[{"family":"Bonthuis","given":"Paul J."},{"family":"Huang","given":"Wei-Chao"},{"family":"Stacher Hörndli","given":"Cornelia N."},{"family":"Ferris","given":"Elliott"},{"family":"Cheng","given":"Tong"},{"family":"Gregg","given":"Christopher"}],"issued":{"date-parts":[["2015",8,11]]}},"label":"page"},{"id":475,"uris":["http://zotero.org/users/local/3edLQjOs/items/GZA8UZBF"],"uri":["http://zotero.org/users/local/3edLQjOs/items/GZA8UZBF"],"itemData":{"id":475,"type":"article-journal","title":"A novel statistical approach for jointly analyzing RNA-Seq data from F1 reciprocal crosses and inbred lines","container-title":"Genetics","page":"389-399","volume":"197","issue":"1","source":"PubMed","abstract":"RNA sequencing (RNA-seq) not only measures total gene expression but may also measure allele-specific gene expression in diploid individuals. RNA-seq data collected from F1 reciprocal crosses in mice can powerfully dissect strain and parent-of-origin effects on allelic imbalance of gene expression. In this article, we develop a novel statistical approach to analyze RNA-seq data from F1 and inbred strains. Method development was motivated by a study of F1 reciprocal crosses derived from highly divergent mouse strains, to which we apply the proposed method. Our method jointly models the total number of reads and the number of allele-specific reads of each gene, which significantly boosts power for detecting strain and particularly parent-of-origin effects. The method deals with the overdispersion problem commonly observed in read counts and can flexibly adjust for the effects of covariates such as sex and read depth. The X chromosome in mouse presents particular challenges. As in ot</w:instrText>
      </w:r>
      <w:r>
        <w:rPr>
          <w:rFonts w:eastAsia="Arial" w:asciiTheme="minorHAnsi" w:hAnsiTheme="minorHAnsi" w:cstheme="minorHAnsi"/>
        </w:rPr>
        <w:instrText xml:space="preserve">her mammals, X chromosome inactivation silences one of the two X chromosomes in each female cell, although the choice of which chromosome to be silenced can be highly skewed by alleles at the X-linked X-controlling element (Xce) and stochastic effects. Our model accounts for these chromosome-wide effects on an individual level, allowing proper analysis of chromosome X expression. Furthermore, we propose a genomic control procedure to properly control type I error for RNA-seq studies. A number of these methodological improvements can also be applied to RNA-seq data from other species as well as other types of next-generation sequencing data sets. Finally, we show through simulations that increasing the number of samples is more beneficial than increasing the library size for mapping both the strain and parent-of-origin effects. Unless sample recruiting is too expensive to conduct, we recommend sequencing more samples with lower coverage.","DOI":"10.1534/genetics.113.160119","ISSN":"1943-2631","note":"PMID: 24561482\nPMCID: PMC4012495","journalAbbreviation":"Genetics","language":"eng","author":[{"family":"Zou","given":"Fei"},{"family":"Sun","given":"Wei"},{"family":"Crowley","given":"James J."},{"family":"Zhabotynsky","given":"Vasyl"},{"family":"Sullivan","given":"Patrick F."},{"family":"Pardo-Manuel de Villena","given":"Fernando"}],"issued":{"date-parts":[["2014",5]]}},"label":"page"}],"schema":"https://github.com/citation-style-language/schema/raw/master/csl-citation.json"} </w:instrText>
      </w:r>
      <w:r>
        <w:rPr>
          <w:rFonts w:eastAsia="Arial" w:asciiTheme="minorHAnsi" w:hAnsiTheme="minorHAnsi" w:cstheme="minorHAnsi"/>
          <w:lang w:val="en-US"/>
        </w:rPr>
        <w:fldChar w:fldCharType="separate"/>
      </w:r>
      <w:r>
        <w:rPr>
          <w:rFonts w:ascii="Calibri" w:hAnsi="Calibri" w:cs="Calibri"/>
          <w:szCs w:val="24"/>
        </w:rPr>
        <w:t xml:space="preserve">(DeVeale </w:t>
      </w:r>
      <w:r>
        <w:rPr>
          <w:rFonts w:ascii="Calibri" w:hAnsi="Calibri" w:cs="Calibri"/>
          <w:i/>
          <w:iCs/>
          <w:szCs w:val="24"/>
        </w:rPr>
        <w:t>et al.</w:t>
      </w:r>
      <w:r>
        <w:rPr>
          <w:rFonts w:ascii="Calibri" w:hAnsi="Calibri" w:cs="Calibri"/>
          <w:szCs w:val="24"/>
        </w:rPr>
        <w:t xml:space="preserve">, 2012; Perez </w:t>
      </w:r>
      <w:r>
        <w:rPr>
          <w:rFonts w:ascii="Calibri" w:hAnsi="Calibri" w:cs="Calibri"/>
          <w:i/>
          <w:iCs/>
          <w:szCs w:val="24"/>
        </w:rPr>
        <w:t>et al.</w:t>
      </w:r>
      <w:r>
        <w:rPr>
          <w:rFonts w:ascii="Calibri" w:hAnsi="Calibri" w:cs="Calibri"/>
          <w:szCs w:val="24"/>
        </w:rPr>
        <w:t xml:space="preserve">, 2015; Bonthuis </w:t>
      </w:r>
      <w:r>
        <w:rPr>
          <w:rFonts w:ascii="Calibri" w:hAnsi="Calibri" w:cs="Calibri"/>
          <w:i/>
          <w:iCs/>
          <w:szCs w:val="24"/>
        </w:rPr>
        <w:t>et al.</w:t>
      </w:r>
      <w:r>
        <w:rPr>
          <w:rFonts w:ascii="Calibri" w:hAnsi="Calibri" w:cs="Calibri"/>
          <w:szCs w:val="24"/>
        </w:rPr>
        <w:t xml:space="preserve">, 2015; Zou </w:t>
      </w:r>
      <w:r>
        <w:rPr>
          <w:rFonts w:ascii="Calibri" w:hAnsi="Calibri" w:cs="Calibri"/>
          <w:i/>
          <w:iCs/>
          <w:szCs w:val="24"/>
        </w:rPr>
        <w:t>et al.</w:t>
      </w:r>
      <w:r>
        <w:rPr>
          <w:rFonts w:ascii="Calibri" w:hAnsi="Calibri" w:cs="Calibri"/>
          <w:szCs w:val="24"/>
        </w:rPr>
        <w:t>, 2014)</w:t>
      </w:r>
      <w:r>
        <w:rPr>
          <w:rFonts w:eastAsia="Arial" w:asciiTheme="minorHAnsi" w:hAnsiTheme="minorHAnsi" w:cstheme="minorHAnsi"/>
          <w:lang w:val="en-US"/>
        </w:rPr>
        <w:fldChar w:fldCharType="end"/>
      </w:r>
      <w:r>
        <w:rPr>
          <w:rFonts w:eastAsia="Arial" w:asciiTheme="minorHAnsi" w:hAnsiTheme="minorHAnsi" w:cstheme="minorHAnsi"/>
        </w:rPr>
        <w:t xml:space="preserve">. </w:t>
      </w:r>
      <w:r>
        <w:rPr>
          <w:rFonts w:eastAsia="Arial" w:asciiTheme="minorHAnsi" w:hAnsiTheme="minorHAnsi" w:cstheme="minorHAnsi"/>
          <w:lang w:val="en-US"/>
        </w:rPr>
        <w:t xml:space="preserve">Some methods rely on only one </w:t>
      </w:r>
      <w:r>
        <w:rPr>
          <w:rFonts w:eastAsia="Arial" w:asciiTheme="minorHAnsi" w:hAnsiTheme="minorHAnsi" w:cstheme="minorHAnsi"/>
          <w:lang w:val="en-US"/>
        </w:rPr>
        <w:fldChar w:fldCharType="begin"/>
      </w:r>
      <w:r>
        <w:rPr>
          <w:rFonts w:eastAsia="Arial" w:asciiTheme="minorHAnsi" w:hAnsiTheme="minorHAnsi" w:cstheme="minorHAnsi"/>
          <w:lang w:val="en-US"/>
        </w:rPr>
        <w:instrText xml:space="preserve"> ADDIN ZOTERO_ITEM CSL_CITATION {"citationID":"E1gjmBg7","properties":{"formattedCitation":"(Gregg {\\i{}et al.}, 2010; Mayba {\\i{}et al.}, 2014; Wang {\\i{}et al.}, 2008)","plainCitation":"(Gregg et al., 2010; Mayba et al., 2014; Wang et al., 2008)","noteIndex":0},"citationItems":[{"id":314,"uris":["http://zotero.org/users/local/3edLQjOs/items/DNQNNF9V"],"uri":["http://zotero.org/users/local/3edLQjOs/items/DNQNNF9V"],"itemData":{"id":314,"type":"article-journal","title":"High-resolution analysis of parent-of-origin allelic expression in the mouse brain","container-title":"Science (New York, N.Y.)","page":"643-648","volume":"329","issue":"5992","source":"PubMed","abstract":"Genomic imprinting results in preferential expression of the paternal or maternal allele of certain genes. We have performed a genome-wide characterization of imprinting in the mouse embryonic and adult brain. This approach uncovered parent-of-origin allelic effects of more than 1300 loci. We identified parental bias in the expression of individual genes and of specific transcript isoforms, with differences between brain regions. Many imprinted genes are expressed in neural systems associated with feeding and motivated behaviors, and parental biases preferentially target genetic pathways governing metabolism and cell adhesion. We observed a preferential maternal contribution to gene expression in the developing brain and a major paternal contribution in the adult brain. Thus, parental expression bias emerges as a major mode of epigenetic regulation in the brain.","DOI":"10.1126/science.1190830","ISSN":"1095-9203","note":"PMID: 20616232\nPMCID: PMC3005244","journalAbbreviation":"Science","language":"eng","author":[{"family":"Gregg","given":"Christopher"},{"family":"Zhang","given":"Jiangwen"},{"family":"Weissbourd","given":"Brandon"},{"family":"Luo","given":"Shujun"},{"family":"Schroth","given":"Gary P."},{"family":"Haig","given":"David"},{"family":"Dulac","given":"Catherine"}],"issued":{"date-parts":[["2010",8,6]]}},"label":"page"},{"id":486,"uris":["http://zotero.org/users/local/3edLQjOs/items/GD8NBW27"],"uri":["http://zotero.org/users/local/3edLQjOs/items/GD8NBW27"],"itemData":{"id":486,"type":"article-journal","title":"MBASED: allele-specific expression detection in cancer tissues and cell lines","container-title":"Genome Biology","page":"405","volume":"15","issue":"8","source":"PubMed","abstract":"Allele-specific gene expression, ASE, is an important aspect of gene regulation. We developed a novel method MBASED, meta-analysis based allele-specific expression detection for ASE detection using RNA-seq data that aggregates information across multiple single nucleotide variation loci to obtain a gene-level measure of ASE, even when prior phasing information is unavailable. MBASED is capable of one-sample and two-sample analyses and performs well in simulations. We applied MBASED to a panel of cancer cell lines and paired tumor-normal tissue samples, and observed extensive ASE in cancer, but not normal, samples, mainly driven by genomic copy number alterations.","DOI":"10.1186/s13059-014-0405-3","ISSN":"1474-760X","note":"PMID: 25315065\nPMCID: PMC4165366","shortTitle":"MBASED","journalAbbreviation":"Genome Biol.","language":"eng","author":[{"family":"Mayba","given":"Oleg"},{"family":"Gilbert","given":"Houston N."},{"family":"Liu","given":"Jinfeng"},{"family":"Haverty","given":"Peter M."},{"family":"Jhunjhunwala","given":"Suchit"},{"family":"Jiang","given":"Zhaoshi"},{"family":"Watanabe","given":"Colin"},{"family":"Zhang","given":"Zemin"}],"issued":{"date-parts":[["2014",8,7]]}},"label":"page"},{"id":514,"uris":["http://zotero.org/users/local/3edLQjOs/items/9X3SZ8ER"],"uri":["http://zotero.org/users/local/3edLQjOs/items/9X3SZ8ER"],"itemData":{"id":514,"type":"article-journal","title":"Transcriptome-wide identification of novel imprinted genes in neonatal mouse brain","container-title":"PloS One","page":"e3839","volume":"3","issue":"12","source":"PubMed","abstract":"Imprinted genes display differential allelic expression in a manner that depends on the sex of the transmitting parent. The degree of imprinting is often tissue-specific and/or developmental stage-specific, and may be altered in some diseases including cancer. Here we applied Illumina/Solexa sequencing of the transcriptomes of reciprocal F1 mouse neonatal brains and identified 26 genes with parent-of-origin dependent differential allelic expression. Allele-specific Pyrosequencing verified 17 of them, including three novel imprinted genes. The known and novel imprinted genes all are found in proximity to previously reported differentially methylated regions (DMRs). Ten genes known to be imprinted in placenta had sufficient expression levels to attain a read depth that provided statistical power to detect imprinting, and yet all were consistent with non-imprinting in our transcript count data for neonatal brain. Three closely linked and reciprocally imprinted gene pairs were also discovered, and their pattern of expression suggests transcriptional interference. Despite the coverage of more than 5000 genes, this scan only identified three novel imprinted refseq genes in neonatal brain, suggesting that this tissue is nearly exhaustively characterized. This approach has the potential to yield an complete catalog of imprinted genes after application to multiple tissues and developmental stages, shedding light on the mechanism, bioinformatic prediction, and evolution of imprinted genes and diseases associated with genomic imprinting.","DOI":"10.1371/journal.pone.0003839","ISSN":"1932-6203","note":"PMID: 19052635\nPMCID: PMC2585789","journalAbbreviation":"PLoS ONE","language":"eng","author":[{"family":"Wang","given":"Xu"},{"family":"Sun","given":"Qi"},{"family":"McGrath","given":"Sean D."},{"family":"Mardis","given":"Elaine R."},{"family":"Soloway","given":"Paul D."},{"family":"Clark","given":"Andrew G."}],"issued":{"date-parts":[["2008"]]}},"label":"page"}],"schema":"https://github.com/citation-style-language/schema/raw/master/csl-citation.json"} </w:instrText>
      </w:r>
      <w:r>
        <w:rPr>
          <w:rFonts w:eastAsia="Arial" w:asciiTheme="minorHAnsi" w:hAnsiTheme="minorHAnsi" w:cstheme="minorHAnsi"/>
          <w:lang w:val="en-US"/>
        </w:rPr>
        <w:fldChar w:fldCharType="separate"/>
      </w:r>
      <w:r>
        <w:rPr>
          <w:rFonts w:ascii="Calibri" w:hAnsi="Calibri" w:cs="Calibri"/>
          <w:szCs w:val="24"/>
          <w:lang w:val="en-US"/>
        </w:rPr>
        <w:t xml:space="preserve">(Gregg </w:t>
      </w:r>
      <w:r>
        <w:rPr>
          <w:rFonts w:ascii="Calibri" w:hAnsi="Calibri" w:cs="Calibri"/>
          <w:i/>
          <w:iCs/>
          <w:szCs w:val="24"/>
          <w:lang w:val="en-US"/>
        </w:rPr>
        <w:t>et al.</w:t>
      </w:r>
      <w:r>
        <w:rPr>
          <w:rFonts w:ascii="Calibri" w:hAnsi="Calibri" w:cs="Calibri"/>
          <w:szCs w:val="24"/>
          <w:lang w:val="en-US"/>
        </w:rPr>
        <w:t xml:space="preserve">, 2010; Mayba </w:t>
      </w:r>
      <w:r>
        <w:rPr>
          <w:rFonts w:ascii="Calibri" w:hAnsi="Calibri" w:cs="Calibri"/>
          <w:i/>
          <w:iCs/>
          <w:szCs w:val="24"/>
          <w:lang w:val="en-US"/>
        </w:rPr>
        <w:t>et al.</w:t>
      </w:r>
      <w:r>
        <w:rPr>
          <w:rFonts w:ascii="Calibri" w:hAnsi="Calibri" w:cs="Calibri"/>
          <w:szCs w:val="24"/>
          <w:lang w:val="en-US"/>
        </w:rPr>
        <w:t xml:space="preserve">, 2014; Wang </w:t>
      </w:r>
      <w:r>
        <w:rPr>
          <w:rFonts w:ascii="Calibri" w:hAnsi="Calibri" w:cs="Calibri"/>
          <w:i/>
          <w:iCs/>
          <w:szCs w:val="24"/>
          <w:lang w:val="en-US"/>
        </w:rPr>
        <w:t>et al.</w:t>
      </w:r>
      <w:r>
        <w:rPr>
          <w:rFonts w:ascii="Calibri" w:hAnsi="Calibri" w:cs="Calibri"/>
          <w:szCs w:val="24"/>
          <w:lang w:val="en-US"/>
        </w:rPr>
        <w:t>, 2008)</w:t>
      </w:r>
      <w:r>
        <w:rPr>
          <w:rFonts w:eastAsia="Arial" w:asciiTheme="minorHAnsi" w:hAnsiTheme="minorHAnsi" w:cstheme="minorHAnsi"/>
          <w:lang w:val="en-US"/>
        </w:rPr>
        <w:fldChar w:fldCharType="end"/>
      </w:r>
      <w:r>
        <w:rPr>
          <w:rFonts w:eastAsia="Arial" w:asciiTheme="minorHAnsi" w:hAnsiTheme="minorHAnsi" w:cstheme="minorHAnsi"/>
          <w:lang w:val="en-US"/>
        </w:rPr>
        <w:t xml:space="preserve"> or two </w:t>
      </w:r>
      <w:r>
        <w:rPr>
          <w:rFonts w:eastAsia="Arial" w:asciiTheme="minorHAnsi" w:hAnsiTheme="minorHAnsi" w:cstheme="minorHAnsi"/>
          <w:lang w:val="en-US"/>
        </w:rPr>
        <w:fldChar w:fldCharType="begin"/>
      </w:r>
      <w:r>
        <w:rPr>
          <w:rFonts w:eastAsia="Arial" w:asciiTheme="minorHAnsi" w:hAnsiTheme="minorHAnsi" w:cstheme="minorHAnsi"/>
          <w:lang w:val="en-US"/>
        </w:rPr>
        <w:instrText xml:space="preserve"> ADDIN ZOTERO_ITEM CSL_CITATION {"citationID":"4pohi32c","properties":{"formattedCitation":"(Andergassen {\\i{}et al.}, 2015)","plainCitation":"(Andergassen et al., 2015)","noteIndex":0},"citationItems":[{"id":478,"uris":["http://zotero.org/users/local/3edLQjOs/items/8BQR8KNZ"],"uri":["http://zotero.org/users/local/3edLQjOs/items/8BQR8KNZ"],"itemData":{"id":478,"type":"article-journal","title":"Allelome.PRO, a pipeline to define allele-specific genomic features from high-throughput sequencing data","container-title":"Nucleic Acids Research","page":"e146","volume":"43","issue":"21","source":"PubMed","abstract":"Detecting allelic biases from high-throughput sequencing data requires an approach that maximises sensitivity while minimizing false positives. Here, we present Allelome.PRO, an automated user-friendly bioinformatics pipeline, which uses high-throughput sequencing data from reciprocal crosses of two genetically distinct mouse strains to detect allele-specific expression and chromatin modifications. Allelome.PRO extends approaches used in previous studies that exclusively analyzed imprinted expression to give a complete picture of the 'allelome' by automatically categorising the allelic expression of all genes in a given cell type into imprinted, strain-biased, biallelic or non-informative. Allelome.PRO offers increased sensitivity to analyze lowly expressed transcripts, together with a robust false discovery rate empirically calculated from variation in the sequencing data. We used RNA-seq data from mouse embryonic fibroblasts from F1 reciprocal crosses to determine a biologically relevant allelic ratio cutoff, and define for the first time an entire allelome. Furthermore, we show that Allelome.PRO detects differential enrichment of H3K4me3 over promoters from ChIP-seq data validating the RNA-seq results. This approach can be easily extended to analyze histone marks of active enhancers, or transcription factor binding sites and therefore provides a powerful tool to identify candidate cis regulatory elements genome wide.","DOI":"10.1093/nar/gkv727","ISSN":"1362-4962","note":"PMID: 26202974\nPMCID: PMC4666383","journalAbbreviation":"Nucleic Acids Res.","language":"eng","author":[{"family":"Andergassen","given":"Daniel"},{"family":"Dotter","given":"Christoph P."},{"family":"Kulinski","given":"Tomasz M."},{"family":"Guenzl","given":"Philipp M."},{"family":"Bammer","given":"Philipp C."},{"family":"Barlow","given":"Denise P."},{"family":"Pauler","given":"Florian M."},{"family":"Hudson","given":"Quanah J."}],"issued":{"date-parts":[["2015",12,2]]}}}],"schema":"https://github.com/citation-style-language/schema/raw/master/csl-citation.json"} </w:instrText>
      </w:r>
      <w:r>
        <w:rPr>
          <w:rFonts w:eastAsia="Arial" w:asciiTheme="minorHAnsi" w:hAnsiTheme="minorHAnsi" w:cstheme="minorHAnsi"/>
          <w:lang w:val="en-US"/>
        </w:rPr>
        <w:fldChar w:fldCharType="separate"/>
      </w:r>
      <w:r>
        <w:rPr>
          <w:rFonts w:ascii="Calibri" w:hAnsi="Calibri" w:cs="Calibri"/>
          <w:szCs w:val="24"/>
          <w:lang w:val="en-US"/>
        </w:rPr>
        <w:t xml:space="preserve">(Andergassen </w:t>
      </w:r>
      <w:r>
        <w:rPr>
          <w:rFonts w:ascii="Calibri" w:hAnsi="Calibri" w:cs="Calibri"/>
          <w:i/>
          <w:iCs/>
          <w:szCs w:val="24"/>
          <w:lang w:val="en-US"/>
        </w:rPr>
        <w:t>et al.</w:t>
      </w:r>
      <w:r>
        <w:rPr>
          <w:rFonts w:ascii="Calibri" w:hAnsi="Calibri" w:cs="Calibri"/>
          <w:szCs w:val="24"/>
          <w:lang w:val="en-US"/>
        </w:rPr>
        <w:t>, 2015)</w:t>
      </w:r>
      <w:r>
        <w:rPr>
          <w:rFonts w:eastAsia="Arial" w:asciiTheme="minorHAnsi" w:hAnsiTheme="minorHAnsi" w:cstheme="minorHAnsi"/>
          <w:lang w:val="en-US"/>
        </w:rPr>
        <w:fldChar w:fldCharType="end"/>
      </w:r>
      <w:r>
        <w:rPr>
          <w:rFonts w:eastAsia="Arial" w:asciiTheme="minorHAnsi" w:hAnsiTheme="minorHAnsi" w:cstheme="minorHAnsi"/>
          <w:lang w:val="en-US"/>
        </w:rPr>
        <w:t xml:space="preserve"> replicate(s) in each cross. Replicates were sometimes summed </w:t>
      </w:r>
      <w:r>
        <w:rPr>
          <w:rFonts w:eastAsia="Arial" w:asciiTheme="minorHAnsi" w:hAnsiTheme="minorHAnsi" w:cstheme="minorHAnsi"/>
          <w:lang w:val="en-US"/>
        </w:rPr>
        <w:fldChar w:fldCharType="begin"/>
      </w:r>
      <w:r>
        <w:rPr>
          <w:rFonts w:eastAsia="Arial" w:asciiTheme="minorHAnsi" w:hAnsiTheme="minorHAnsi" w:cstheme="minorHAnsi"/>
          <w:lang w:val="en-US"/>
        </w:rPr>
        <w:instrText xml:space="preserve"> ADDIN ZOTERO_ITEM CSL_CITATION {"citationID":"g0zCiEYg","properties":{"formattedCitation":"(Lorenc {\\i{}et al.}, 2014)","plainCitation":"(Lorenc et al., 2014)","noteIndex":0},"citationItems":[{"id":472,"uris":["http://zotero.org/users/local/3edLQjOs/items/2J2TENW3"],"uri":["http://zotero.org/users/local/3edLQjOs/items/2J2TENW3"],"itemData":{"id":472,"type":"article-journal","title":"Genetic differentiation of hypothalamus parentally biased transcripts in populations of the house mouse implicate the Prader-Willi syndrome imprinted region as a possible source of behavioral divergence","container-title":"Molecular Biology and Evolution","page":"3240-3249","volume":"31","issue":"12","source":"PubMed","abstract":"Parentally biased expression of transcripts (genomic imprinting) in adult tissues, including the brain, can influence and possibly drive the evolution of behavioral traits. We have previously found that paternally determined cues are involved in population-specific mate choice decisions between two populations of the Western house mouse (Mus musculus domesticus). Here, we ask whether this could be mediated by genomically imprinted transcripts that are subject to fast differentiation between these populations. We focus on three organs that are of special relevance for mate choice and behavior: The vomeronasal organ (VNO), the hypothalamus, and the liver. To first identify candidate transcripts at a genome-wide scale, we used reciprocal crosses between M. m. domesticus and M. m. musculus inbred strains and RNA sequencing of the respective tissues. Using a false discovery cutoff derived from mock reciprocal cross comparisons, we find a total of 66 imprinted transcripts, 13 of which have previously not been described as imprinted. The largest number of imprinted transcripts were found in the hypothalamus; fewer were found in the VNO, and the least were found in the liver. To assess molecular differentiation and imprinting in the wild-derived M. m. domesticus populations, we sequenced the RNA of the hypothalamus from individuals of these populations. This confirmed the presence of the above identified transcripts also in wild populations and allowed us to search for those that show a high genetic differentiation between these populations. Our results identify the Ube3a-Snrpn imprinted region on chromosome 7 as a region that encompasses the largest number of previously not described transcripts with paternal expression bias, several of which are at the same time highly differentiated. For four of these, we confirmed their imprinting status via single nucleotide polymorphism-specific pyrosequencing assays with RNA from reciprocal crosses. In addition, we find the paternally expressed Peg13 transcript within the Trappc9 gene region on chromosome 15 to be highly differentiated. Interestingly, both regions have been implicated in Prader-Willi nervous system disorder phenotypes in humans. We suggest that these genomically imprinted regions are candidates for influencing the population-specific mate-choice in mice.","DOI":"10.1093/molbev/msu257","ISSN":"1537-1719","note":"PMID: 25172960\nPMCID: PMC4245819","journalAbbreviation":"Mol. Biol. Evol.","language":"eng","author":[{"family":"Lorenc","given":"Anna"},{"family":"Linnenbrink","given":"Miriam"},{"family":"Montero","given":"Inka"},{"family":"Schilhabel","given":"Markus B."},{"family":"Tautz","given":"Diethard"}],"issued":{"date-parts":[["2014",12]]}}}],"schema":"https://github.com/citation-style-language/schema/raw/master/csl-citation.json"} </w:instrText>
      </w:r>
      <w:r>
        <w:rPr>
          <w:rFonts w:eastAsia="Arial" w:asciiTheme="minorHAnsi" w:hAnsiTheme="minorHAnsi" w:cstheme="minorHAnsi"/>
          <w:lang w:val="en-US"/>
        </w:rPr>
        <w:fldChar w:fldCharType="separate"/>
      </w:r>
      <w:r>
        <w:rPr>
          <w:rFonts w:ascii="Calibri" w:hAnsi="Calibri" w:cs="Calibri"/>
          <w:szCs w:val="24"/>
        </w:rPr>
        <w:t xml:space="preserve">(Lorenc </w:t>
      </w:r>
      <w:r>
        <w:rPr>
          <w:rFonts w:ascii="Calibri" w:hAnsi="Calibri" w:cs="Calibri"/>
          <w:i/>
          <w:iCs/>
          <w:szCs w:val="24"/>
        </w:rPr>
        <w:t>et al.</w:t>
      </w:r>
      <w:r>
        <w:rPr>
          <w:rFonts w:ascii="Calibri" w:hAnsi="Calibri" w:cs="Calibri"/>
          <w:szCs w:val="24"/>
        </w:rPr>
        <w:t>, 2014)</w:t>
      </w:r>
      <w:r>
        <w:rPr>
          <w:rFonts w:eastAsia="Arial" w:asciiTheme="minorHAnsi" w:hAnsiTheme="minorHAnsi" w:cstheme="minorHAnsi"/>
          <w:lang w:val="en-US"/>
        </w:rPr>
        <w:fldChar w:fldCharType="end"/>
      </w:r>
      <w:r>
        <w:rPr>
          <w:rFonts w:eastAsia="Arial" w:asciiTheme="minorHAnsi" w:hAnsiTheme="minorHAnsi" w:cstheme="minorHAnsi"/>
          <w:lang w:val="en-US"/>
        </w:rPr>
        <w:t xml:space="preserve"> or modeled independently </w:t>
      </w:r>
      <w:r>
        <w:rPr>
          <w:rFonts w:eastAsia="Arial" w:asciiTheme="minorHAnsi" w:hAnsiTheme="minorHAnsi" w:cstheme="minorHAnsi"/>
          <w:lang w:val="en-US"/>
        </w:rPr>
        <w:fldChar w:fldCharType="begin"/>
      </w:r>
      <w:r>
        <w:rPr>
          <w:rFonts w:eastAsia="Arial" w:asciiTheme="minorHAnsi" w:hAnsiTheme="minorHAnsi" w:cstheme="minorHAnsi"/>
          <w:lang w:val="en-US"/>
        </w:rPr>
        <w:instrText xml:space="preserve"> ADDIN ZOTERO_ITEM CSL_CITATION {"citationID":"h8R19bMO","properties":{"formattedCitation":"(Babak {\\i{}et al.}, 2008; DeVeale {\\i{}et al.}, 2012; Babak, 2012; Romanel {\\i{}et al.}, 2015)","plainCitation":"(Babak et al., 2008; DeVeale et al., 2012; Babak, 2012; Romanel et al., 2015)","noteIndex":0},"citationItems":[{"id":310,"uris":["http://zotero.org/users/local/3edLQjOs/items/CHAMEPYJ"],"uri":["http://zotero.org/users/local/3edLQjOs/items/CHAMEPYJ"],"itemData":{"id":310,"type":"article-journal","title":"Global survey of genomic imprinting by transcriptome sequencing","container-title":"Current biology: CB","page":"1735-1741","volume":"18","issue":"22","source":"PubMed","abstract":"Genomic imprinting restricts gene expression to a paternal or maternal allele. To date, approximately 90 imprinted transcripts have been identified in mouse, of which the majority were detected after intense interrogation of clusters of imprinted genes identified by phenotype-driven assays in mice with uniparental disomies [1]. Here we use selective priming and parallel sequencing to measure allelic bias in whole transcriptomes. By distinguishing parent-of-origin bias from strain-specific bias in embryos derived from a reciprocal cross of mice, we constructed a genome-wide map of imprinted transcription. This map was able to objectively locate over 80% of known imprinted loci and allowed the detection and confirmation of six novel imprinted genes. Even in the intensely studied embryonic day 9.5 developmental stage that we analyzed, more than half of all imprinted single-nucleotide polymorphisms did not overlap previously discovered imprinted transcripts; a large fraction of these represent novel noncoding RNAs within known imprinted loci. For example, a previously unnoticed, maternally expressed antisense transcript was mapped within the Grb10 locus. This study demonstrates the feasibility of using transcriptome sequencing for mapping of imprinted gene expression in physiologically normal animals. Such an approach will allow researchers to study imprinting without restricting themselves to individual loci or specific transcripts.","DOI":"10.1016/j.cub.2008.09.044","ISSN":"0960-9822","note":"PMID: 19026546","journalAbbreviation":"Curr. Biol.","language":"eng","author":[{"family":"Babak","given":"Tomas"},{"family":"Deveale","given":"Brian"},{"family":"Armour","given":"Christopher"},{"family":"Raymond","given":"Christopher"},{"family":"Cleary","given":"Michele A."},{"family":"Kooy","given":"Derek","non-dropping-particle":"van der"},{"family":"Johnson","given":"Jason M."},{"family":"Lim","given":"Lee P."}],"issued":{"date-parts":[["2008",11,25]]}},"label":"page"},{"id":308,"uris":["http://zotero.org/users/local/3edLQjOs/items/WKT8TCSF"],"uri":["http://zotero.org/users/local/3edLQjOs/items/WKT8TCSF"],"itemData":{"id":308,"type":"article-journal","title":"Critical evaluation of imprinted gene expression by RNA-Seq: a new perspective","container-title":"PLoS genetics","page":"e1002600","volume":"8","issue":"3","source":"PubMed","abstract":"In contrast to existing estimates of approximately 200 murine imprinted genes, recent work based on transcriptome sequencing uncovered parent-of-origin allelic effects at more than 1,300 loci in the developing brain and two adult brain regions, including hundreds present in only males or females. Our independent replication of the embryonic brain stage, where the majority of novel imprinted genes were discovered and the majority of previously known imprinted genes confirmed, resulted in only 12.9% concordance among the novel imprinted loci. Further analysis and pyrosequencing-based validation revealed that the vast majority of the novel reported imprinted loci are false-positives explained by technical and biological variation of the experimental approach. We show that allele-specific expression (ASE) measured with RNA-Seq is not accurately modeled with statistical methods that assume random independent sampling and that systematic error must be accounted for to enable accurate identification of imprinted expression. Application of a robust approach that accounts for these effects revealed 50 candidate genes where allelic bias was predicted to be parent-of-origin-dependent. However, 11 independent validation attempts through a range of allelic expression biases confirmed only 6 of these novel cases. The results emphasize the importance of independent validation and suggest that the number of imprinted genes is much closer to the initial estimates.","DOI":"10.1371/journal.pgen.1002600","ISSN":"1553-7404","note":"PMID: 22479196\nPMCID: PMC3315459","shortTitle":"Critical evaluation of imprinted gene expression by RNA-Seq","journalAbbreviation":"PLoS Genet.","language":"eng","author":[{"family":"DeVeale","given":"Brian"},{"family":"Kooy","given":"Derek","non-dropping-particle":"van der"},{"family":"Babak","given":"Tomas"}],"issued":{"date-parts":[["2012"]]}},"label":"page"},{"id":481,"uris":["http://zotero.org/users/local/3edLQjOs/items/W399UFN3"],"uri":["http://zotero.org/users/local/3edLQjOs/items/W399UFN3"],"itemData":{"id":481,"type":"article-journal","title":"Identification of imprinted loci by transcriptome sequencing","container-title":"Methods in Molecular Biology (Clifton, N.J.)","page":"79-88","volume":"925","source":"PubMed","abstract":"Enabled by high-throughput technologies that are capable of generating millions of sequencing reads, transcriptome sequencing is emerging as an important approach for mapping allelic imbalance (AI), where transcription is biased toward one allele in a diploid system. AI is identified by counting sequencing reads that map to genomic regions containing heterozygous SNPs, where the base identity of the SNP is used to distinguish allelic origin. Genomic imprinting is a special case of AI where bias is toward parental sex and can be identified by transcriptome sequencing of systems that represent reciprocally inherited loci. The focus of this protocol is on experimental design, analysis, and interpretation of genomic imprint discovery using whole transcriptome sequencing.","DOI":"10.1007/978-1-62703-011-3_6","ISSN":"1940-6029","note":"PMID: 22907492","journalAbbreviation":"Methods Mol. Biol.","language":"eng","author":[{"family":"Babak","given":"Tomas"}],"issued":{"date-parts":[["2012"]]}},"label":"page"},{"id":498,"uris":["http://zotero.org/users/local/3edLQjOs/items/BU9Y2QZ7"],"uri":["http://zotero.org/users/local/3edLQjOs/items/BU9Y2QZ7"],"itemData":{"id":498,"type":"article-journal","title":"ASEQ: fast allele-specific studies from next-generation sequencing data","container-title":"BMC medical genomics","page":"9","volume":"8","source":"PubMed","abstract":"BACKGROUND: Single base level information from next-generation sequencing (NGS) allows for the quantitative assessment of biological phenomena such as mosaicism or allele-specific features in healthy and diseased cells. Such studies often present with computationally challenging burdens that hinder genome-wide investigations across large datasets that are now becoming available through the 1,000 Genomes Project and The Cancer Genome Atlas (TCGA) initiatives.\nRESULTS: We present ASEQ, a tool to perform gene-level allele-specific expression (ASE) analys</w:instrText>
      </w:r>
      <w:r>
        <w:rPr>
          <w:rFonts w:eastAsia="Arial" w:asciiTheme="minorHAnsi" w:hAnsiTheme="minorHAnsi" w:cstheme="minorHAnsi"/>
        </w:rPr>
        <w:instrText xml:space="preserve">is from paired genomic and transcriptomic NGS data without requiring paternal and maternal genome data. ASEQ offers an easy-to-use set of modes that transparently to the user takes full advantage of a built-in fast computational engine. We report its performances on a set of 20 individuals from the 1,000 Genomes Project and show its detection power on imprinted genes. Next we demonstrate high level of ASE calls concordance when comparing it to AlleleSeq and MBASED tools. Finally, using a prostate cancer dataset we report on a higher fraction of ASE genes with respect to healthy individuals and show allele-specific events nominated by ASEQ in genes that are implicated in the disease.\nCONCLUSIONS: ASEQ can be used to rapidly and reliably screen large NGS datasets for the identification of allele specific features. It can be integrated in any NGS pipeline and runs on computer systems with multiple CPUs, CPUs with multiple cores or across clusters of machines.","DOI":"10.1186/s12920-015-0084-2","ISSN":"1755-8794","note":"PMID: 25889339\nPMCID: PMC4363342","shortTitle":"ASEQ","journalAbbreviation":"BMC Med Genomics","language":"eng","author":[{"family":"Romanel","given":"Alessandro"},{"family":"Lago","given":"Sara"},{"family":"Prandi","given":"Davide"},{"family":"Sboner","given":"Andrea"},{"family":"Demichelis","given":"Francesca"}],"issued":{"date-parts":[["2015",3,1]]}},"label":"page"}],"schema":"https://github.com/citation-style-language/schema/raw/master/csl-citation.json"} </w:instrText>
      </w:r>
      <w:r>
        <w:rPr>
          <w:rFonts w:eastAsia="Arial" w:asciiTheme="minorHAnsi" w:hAnsiTheme="minorHAnsi" w:cstheme="minorHAnsi"/>
          <w:lang w:val="en-US"/>
        </w:rPr>
        <w:fldChar w:fldCharType="separate"/>
      </w:r>
      <w:r>
        <w:rPr>
          <w:rFonts w:ascii="Calibri" w:hAnsi="Calibri" w:cs="Calibri"/>
          <w:szCs w:val="24"/>
        </w:rPr>
        <w:t xml:space="preserve">(Babak </w:t>
      </w:r>
      <w:r>
        <w:rPr>
          <w:rFonts w:ascii="Calibri" w:hAnsi="Calibri" w:cs="Calibri"/>
          <w:i/>
          <w:iCs/>
          <w:szCs w:val="24"/>
        </w:rPr>
        <w:t>et al.</w:t>
      </w:r>
      <w:r>
        <w:rPr>
          <w:rFonts w:ascii="Calibri" w:hAnsi="Calibri" w:cs="Calibri"/>
          <w:szCs w:val="24"/>
        </w:rPr>
        <w:t xml:space="preserve">, 2008; DeVeale </w:t>
      </w:r>
      <w:r>
        <w:rPr>
          <w:rFonts w:ascii="Calibri" w:hAnsi="Calibri" w:cs="Calibri"/>
          <w:i/>
          <w:iCs/>
          <w:szCs w:val="24"/>
        </w:rPr>
        <w:t>et al.</w:t>
      </w:r>
      <w:r>
        <w:rPr>
          <w:rFonts w:ascii="Calibri" w:hAnsi="Calibri" w:cs="Calibri"/>
          <w:szCs w:val="24"/>
        </w:rPr>
        <w:t xml:space="preserve">, 2012; Babak, 2012; Romanel </w:t>
      </w:r>
      <w:r>
        <w:rPr>
          <w:rFonts w:ascii="Calibri" w:hAnsi="Calibri" w:cs="Calibri"/>
          <w:i/>
          <w:iCs/>
          <w:szCs w:val="24"/>
        </w:rPr>
        <w:t>et al.</w:t>
      </w:r>
      <w:r>
        <w:rPr>
          <w:rFonts w:ascii="Calibri" w:hAnsi="Calibri" w:cs="Calibri"/>
          <w:szCs w:val="24"/>
        </w:rPr>
        <w:t>, 2015)</w:t>
      </w:r>
      <w:r>
        <w:rPr>
          <w:rFonts w:eastAsia="Arial" w:asciiTheme="minorHAnsi" w:hAnsiTheme="minorHAnsi" w:cstheme="minorHAnsi"/>
          <w:lang w:val="en-US"/>
        </w:rPr>
        <w:fldChar w:fldCharType="end"/>
      </w:r>
      <w:r>
        <w:rPr>
          <w:rFonts w:eastAsia="Arial" w:asciiTheme="minorHAnsi" w:hAnsiTheme="minorHAnsi" w:cstheme="minorHAnsi"/>
        </w:rPr>
        <w:t xml:space="preserve">. </w:t>
      </w:r>
      <w:r>
        <w:rPr>
          <w:rFonts w:eastAsia="Arial" w:asciiTheme="minorHAnsi" w:hAnsiTheme="minorHAnsi" w:cstheme="minorHAnsi"/>
          <w:lang w:val="en-US"/>
        </w:rPr>
        <w:t>Given the technical and biological biases, only multiple replicates will lead to confidence in the results.</w:t>
      </w:r>
    </w:p>
    <w:p>
      <w:pPr>
        <w:jc w:val="both"/>
        <w:rPr>
          <w:rFonts w:eastAsia="Arial" w:asciiTheme="minorHAnsi" w:hAnsiTheme="minorHAnsi" w:cstheme="minorHAnsi"/>
          <w:lang w:val="en-US"/>
        </w:rPr>
      </w:pPr>
    </w:p>
    <w:p>
      <w:pPr>
        <w:pStyle w:val="13"/>
        <w:numPr>
          <w:ilvl w:val="1"/>
          <w:numId w:val="1"/>
        </w:numPr>
        <w:jc w:val="both"/>
        <w:rPr>
          <w:rFonts w:eastAsia="Arial" w:asciiTheme="minorHAnsi" w:hAnsiTheme="minorHAnsi" w:cstheme="minorHAnsi"/>
          <w:b/>
          <w:lang w:val="en-US"/>
        </w:rPr>
      </w:pPr>
      <w:r>
        <w:rPr>
          <w:rFonts w:eastAsia="Arial" w:asciiTheme="minorHAnsi" w:hAnsiTheme="minorHAnsi" w:cstheme="minorHAnsi"/>
          <w:b/>
          <w:lang w:val="en-US"/>
        </w:rPr>
        <w:t>Analysis level</w:t>
      </w:r>
    </w:p>
    <w:p>
      <w:pPr>
        <w:jc w:val="both"/>
        <w:rPr>
          <w:rFonts w:eastAsia="Arial" w:asciiTheme="minorHAnsi" w:hAnsiTheme="minorHAnsi" w:cstheme="minorHAnsi"/>
          <w:lang w:val="en-US"/>
        </w:rPr>
      </w:pPr>
      <w:r>
        <w:rPr>
          <w:rFonts w:eastAsia="Arial" w:asciiTheme="minorHAnsi" w:hAnsiTheme="minorHAnsi" w:cstheme="minorHAnsi"/>
          <w:lang w:val="en-US"/>
        </w:rPr>
        <w:t xml:space="preserve">Finally, the question of the analysis level, SNP, transcript or gene, is important. Inference of AI at the SNP level is likely to introduce biases </w:t>
      </w:r>
      <w:r>
        <w:rPr>
          <w:rFonts w:eastAsia="Arial" w:asciiTheme="minorHAnsi" w:hAnsiTheme="minorHAnsi" w:cstheme="minorHAnsi"/>
          <w:lang w:val="en-US"/>
        </w:rPr>
        <w:fldChar w:fldCharType="begin"/>
      </w:r>
      <w:r>
        <w:rPr>
          <w:rFonts w:eastAsia="Arial" w:asciiTheme="minorHAnsi" w:hAnsiTheme="minorHAnsi" w:cstheme="minorHAnsi"/>
          <w:lang w:val="en-US"/>
        </w:rPr>
        <w:instrText xml:space="preserve"> ADDIN ZOTERO_ITEM CSL_CITATION {"citationID":"jmozVzb5","properties":{"formattedCitation":"(DeVeale {\\i{}et al.}, 2012; Bonthuis {\\i{}et al.}, 2015; Hasin-Brumshtein {\\i{}et al.}, 2014)","plainCitation":"(DeVeale et al., 2012; Bonthuis et al., 2015; Hasin-Brumshtein et al., 2014)","noteIndex":0},"citationItems":[{"id":308,"uris":["http://zotero.org/users/local/3edLQjOs/items/WKT8TCSF"],"uri":["http://zotero.org/users/local/3edLQjOs/items/WKT8TCSF"],"itemData":{"id":308,"type":"article-journal","title":"Critical evaluation of imprinted gene expression by RNA-Seq: a new perspective","container-title":"PLoS genetics","page":"e1002600","volume":"8","issue":"3","source":"PubMed","abstract":"In contrast to existing estimates of approximately 200 murine imprinted genes, recent work based on transcriptome sequencing uncovered parent-of-origin allelic effects at more than 1,300 loci in the developing brain and two adult brain regions, including hundreds present in only males or females. Our independent replication of the embryonic brain stage, where the majority of novel imprinted genes were discovered and the majority of previously known imprinted genes confirmed, resulted in only 12.9% concordance among the novel imprinted loci. Further analysis and pyrosequencing-based validation revealed that the vast majority of the novel reported imprinted loci are false-positives explained by technical and biological variation of the experimental approach. We show that allele-specific expression (ASE) measured with RNA-Seq is not accurately modeled with statistical methods that assume random independent sampling and that systematic error must be accounted for to enable accurate identification of imprinted expression. Application of a robust approach that accounts for these effects revealed 50 candidate genes where allelic bias was predicted to be parent-of-origin-dependent. However, 11 independent validation attempts through a range of allelic expression biases confirmed only 6 of these novel cases. The results emphasize the importance of independent validation and suggest that the number of imprinted genes is much closer to the initial estimates.","DOI":"10.1371/journal.pgen.1002600","ISSN":"1553-7404","note":"PMID: 22479196\nPMCID: PMC3315459","shortTitle":"Critical evaluation of imprinted gene expression by RNA-Seq","journalAbbreviation":"PLoS Genet.","language":"eng","author":[{"family":"DeVeale","given":"Brian"},{"family":"Kooy","given":"Derek","non-dropping-particle":"van der"},{"family":"Babak","given":"Tomas"}],"issued":{"date-parts":[["2012"]]}},"label":"page"},{"id":318,"uris":["http://zotero.org/users/local/3edLQjOs/items/Q6JQCUQR"],"uri":["http://zotero.org/users/local/3edLQjOs/items/Q6JQCUQR"],"itemData":{"id":318,"type":"article-journal","title":"Noncanonical Genomic Imprinting Effects in Offspring","container-title":"Cell Reports","page":"979-991","volume":"12","issue":"6","source":"PubMed","abstract":"Here, we describe an RNA-sequencing (RNA-seq)-based approach that accurately detects even modest maternal or paternal allele expression biases at the tissue level, which we call noncanonical genomic imprinting effects. We profile imprinting in the arcuate nucleus (ARN) and dorsal raphe nucleus of the female mouse brain as well as skeletal muscle (mesodermal) and liver (endodermal). Our study uncovers hundreds of noncanonical autosomal and X-linked imprinting effects. Noncanonical imprinting is highly tissue-specific and enriched in the ARN, but rare in the liver. These effects are reproducible across different genetic backgrounds and associated with allele-specific chromatin. Using in situ hybridization for nascent RNAs, we discover that autosomal noncanonical imprinted genes with a tissue-level allele bias exhibit allele-specific expression effects in subpopulations of neurons in the brain in vivo. We define noncanonical imprinted genes that regulate monoamine signaling and determine that these effects influence the impact of inherited mutations on offspring behavior.","DOI":"10.1016/j.celrep.2015.07.017","ISSN":"2211-1247","note":"PMID: 26235621","journalAbbreviation":"Cell Rep","language":"eng","author":[{"family":"Bonthuis","given":"Paul J."},{"family":"Huang","given":"Wei-Chao"},{"family":"Stacher Hörndli","given":"Cornelia N."},{"family":"Ferris","given":"Elliott"},{"family":"Cheng","given":"Tong"},{"family":"Gregg","given":"Christopher"}],"issued":{"date-parts":[["2015",8,11]]}},"label":"page"},{"id":538,"uris":["http://zotero.org/users/local/3edLQjOs/items/LQ9VKI8B"],"uri":["http://zotero.org/users/local/3edLQjOs/items/LQ9VKI8B"],"itemData":{"id":538,"type":"article-journal","title":"Allele-specific expression and eQTL analysis in mouse adipose tissue","container-title":"BMC genomics","page":"471","volume":"15","source":"PubMed","abstract":"BACKGROUND: The simplest definition of cis-eQTLs versus trans, refers to genetic variants that affect expression in an allele specific manner, with implications on underlying mechanism. Yet, due to technical limitations of expression microarrays, the vast majority of eQTL studies performed in the last decade used a genomic distance based definition as a surrogate for cis, therefore exploring local rather than cis-eQTLs.\nRESULTS: In this study we use RNAseq to explore allele specific expression (ASE) in adipose tissue of male and female F1 mice, produced from reciprocal crosses of C57BL/6J and DBA/2J strains. Comparison of the identified cis-eQTLs, to local-eQTLs, that were obtained from adipose tissue expression in two previous population based studies in our laboratory, yields poor overlap between the two mapping approaches, while both local-eQTL studies show highly concordant results. Specifically, local-eQTL studies show ~60% overlap between themselves, while only 15-20% of local-eQTLs are identified a</w:instrText>
      </w:r>
      <w:r>
        <w:rPr>
          <w:rFonts w:eastAsia="Arial" w:asciiTheme="minorHAnsi" w:hAnsiTheme="minorHAnsi" w:cstheme="minorHAnsi"/>
        </w:rPr>
        <w:instrText xml:space="preserve">s cis by ASE, and less than 50% of ASE genes are recovered in local-eQTL studies. Utilizing recently published ENCODE data, we also find that ASE genes show significant bias for SNPs prevalence in DNase I hypersensitive sites that is ASE direction specific.\nCONCLUSIONS: We suggest a new approach to analysis of allele specific expression that is more sensitive and accurate than the commonly used fisher or chi-square statistics. Our analysis indicates that technical differences between the cis and local-eQTL approaches, such as differences in genomic background or sex specificity, account for relatively small fraction of the discrepancy. Therefore, we suggest that the differences between two eQTL mapping approaches may facilitate sorting of SNP-eQTL interactions into true cis and trans, and that a considerable portion of local-eQTL may actually represent trans interactions.","DOI":"10.1186/1471-2164-15-471","ISSN":"1471-2164","note":"PMID: 24927774\nPMCID: PMC4089026","journalAbbreviation":"BMC Genomics","language":"eng","author":[{"family":"Hasin-Brumshtein","given":"Yehudit"},{"family":"Hormozdiari","given":"Farhad"},{"family":"Martin","given":"Lisa"},{"family":"Nas","given":"Atila","non-dropping-particle":"van"},{"family":"Eskin","given":"Eleazar"},{"family":"Lusis","given":"Aldons J."},{"family":"Drake","given":"Thomas A."}],"issued":{"date-parts":[["2014",6,13]]}},"label":"page"}],"schema":"https://github.com/citation-style-language/schema/raw/master/csl-citation.json"} </w:instrText>
      </w:r>
      <w:r>
        <w:rPr>
          <w:rFonts w:eastAsia="Arial" w:asciiTheme="minorHAnsi" w:hAnsiTheme="minorHAnsi" w:cstheme="minorHAnsi"/>
          <w:lang w:val="en-US"/>
        </w:rPr>
        <w:fldChar w:fldCharType="separate"/>
      </w:r>
      <w:r>
        <w:rPr>
          <w:rFonts w:ascii="Calibri" w:hAnsi="Calibri" w:cs="Calibri"/>
          <w:szCs w:val="24"/>
        </w:rPr>
        <w:t xml:space="preserve">(DeVeale </w:t>
      </w:r>
      <w:r>
        <w:rPr>
          <w:rFonts w:ascii="Calibri" w:hAnsi="Calibri" w:cs="Calibri"/>
          <w:i/>
          <w:iCs/>
          <w:szCs w:val="24"/>
        </w:rPr>
        <w:t>et al.</w:t>
      </w:r>
      <w:r>
        <w:rPr>
          <w:rFonts w:ascii="Calibri" w:hAnsi="Calibri" w:cs="Calibri"/>
          <w:szCs w:val="24"/>
        </w:rPr>
        <w:t xml:space="preserve">, 2012; Bonthuis </w:t>
      </w:r>
      <w:r>
        <w:rPr>
          <w:rFonts w:ascii="Calibri" w:hAnsi="Calibri" w:cs="Calibri"/>
          <w:i/>
          <w:iCs/>
          <w:szCs w:val="24"/>
        </w:rPr>
        <w:t>et al.</w:t>
      </w:r>
      <w:r>
        <w:rPr>
          <w:rFonts w:ascii="Calibri" w:hAnsi="Calibri" w:cs="Calibri"/>
          <w:szCs w:val="24"/>
        </w:rPr>
        <w:t xml:space="preserve">, 2015; Hasin-Brumshtein </w:t>
      </w:r>
      <w:r>
        <w:rPr>
          <w:rFonts w:ascii="Calibri" w:hAnsi="Calibri" w:cs="Calibri"/>
          <w:i/>
          <w:iCs/>
          <w:szCs w:val="24"/>
        </w:rPr>
        <w:t>et al.</w:t>
      </w:r>
      <w:r>
        <w:rPr>
          <w:rFonts w:ascii="Calibri" w:hAnsi="Calibri" w:cs="Calibri"/>
          <w:szCs w:val="24"/>
        </w:rPr>
        <w:t>, 2014)</w:t>
      </w:r>
      <w:r>
        <w:rPr>
          <w:rFonts w:eastAsia="Arial" w:asciiTheme="minorHAnsi" w:hAnsiTheme="minorHAnsi" w:cstheme="minorHAnsi"/>
          <w:lang w:val="en-US"/>
        </w:rPr>
        <w:fldChar w:fldCharType="end"/>
      </w:r>
      <w:r>
        <w:rPr>
          <w:rFonts w:eastAsia="Arial" w:asciiTheme="minorHAnsi" w:hAnsiTheme="minorHAnsi" w:cstheme="minorHAnsi"/>
        </w:rPr>
        <w:t xml:space="preserve">. </w:t>
      </w:r>
      <w:r>
        <w:rPr>
          <w:rFonts w:eastAsia="Arial" w:asciiTheme="minorHAnsi" w:hAnsiTheme="minorHAnsi" w:cstheme="minorHAnsi"/>
          <w:lang w:val="en-US"/>
        </w:rPr>
        <w:t xml:space="preserve">Combining different SNPs smooths the signal and allows a global decision that avoids arbitrary choices </w:t>
      </w:r>
      <w:r>
        <w:rPr>
          <w:rFonts w:eastAsia="Arial" w:asciiTheme="minorHAnsi" w:hAnsiTheme="minorHAnsi" w:cstheme="minorHAnsi"/>
          <w:lang w:val="en-US"/>
        </w:rPr>
        <w:fldChar w:fldCharType="begin"/>
      </w:r>
      <w:r>
        <w:rPr>
          <w:rFonts w:eastAsia="Arial" w:asciiTheme="minorHAnsi" w:hAnsiTheme="minorHAnsi" w:cstheme="minorHAnsi"/>
          <w:lang w:val="en-US"/>
        </w:rPr>
        <w:instrText xml:space="preserve"> ADDIN ZOTERO_ITEM CSL_CITATION {"citationID":"9KO3yv9H","properties":{"formattedCitation":"(Turro {\\i{}et al.}, 2011)","plainCitation":"(Turro et al., 2011)","noteIndex":0},"citationItems":[{"id":520,"uris":["http://zotero.org/users/local/3edLQjOs/items/Y7JKXGDI"],"uri":["http://zotero.org/users/local/3edLQjOs/items/Y7JKXGDI"],"itemData":{"id":520,"type":"article-journal","title":"Haplotype and isoform specific expression estimation using multi-mapping RNA-seq reads","container-title":"Genome Biology","page":"R13","volume":"12","issue":"2","source":"PubMed","abstract":"We present a novel pipeline and methodology for simultaneously estimating isoform expression and allelic imbalance in diploid organisms using RNA-seq data. We achieve this by modeling the expression of haplotype-specific isoforms. If unknown, the two parental isoform sequences can be individually reconstructed. A new statistical method, MMSEQ, deconvolves the mapping of reads to multiple transcripts (isoforms or haplotype-specific isoforms). Our software can take into account non-uniform read generation and works with paired-end reads.","DOI":"10.1186/gb-2011-12-2-r13","ISSN":"1474-760X","note":"PMID: 21310039\nPMCID: PMC3188795","journalAbbreviation":"Genome Biol.","language":"eng","author":[{"family":"Turro","given":"Ernest"},{"family":"Su","given":"Shu-Yi"},{"family":"Gonçalves","given":"Ângela"},{"family":"Coin","given":"Lachlan J. M."},{"family":"Richardson","given":"Sylvia"},{"family":"Lewin","given":"Alex"}],"issued":{"date-parts":[["2011"]]}}}],"schema":"https://github.com/citation-style-language/schema/raw/master/csl-citation.json"} </w:instrText>
      </w:r>
      <w:r>
        <w:rPr>
          <w:rFonts w:eastAsia="Arial" w:asciiTheme="minorHAnsi" w:hAnsiTheme="minorHAnsi" w:cstheme="minorHAnsi"/>
          <w:lang w:val="en-US"/>
        </w:rPr>
        <w:fldChar w:fldCharType="separate"/>
      </w:r>
      <w:r>
        <w:rPr>
          <w:rFonts w:ascii="Calibri" w:hAnsi="Calibri" w:cs="Calibri"/>
          <w:szCs w:val="24"/>
        </w:rPr>
        <w:t xml:space="preserve">(Turro </w:t>
      </w:r>
      <w:r>
        <w:rPr>
          <w:rFonts w:ascii="Calibri" w:hAnsi="Calibri" w:cs="Calibri"/>
          <w:i/>
          <w:iCs/>
          <w:szCs w:val="24"/>
        </w:rPr>
        <w:t>et al.</w:t>
      </w:r>
      <w:r>
        <w:rPr>
          <w:rFonts w:ascii="Calibri" w:hAnsi="Calibri" w:cs="Calibri"/>
          <w:szCs w:val="24"/>
        </w:rPr>
        <w:t>, 2011)</w:t>
      </w:r>
      <w:r>
        <w:rPr>
          <w:rFonts w:eastAsia="Arial" w:asciiTheme="minorHAnsi" w:hAnsiTheme="minorHAnsi" w:cstheme="minorHAnsi"/>
          <w:lang w:val="en-US"/>
        </w:rPr>
        <w:fldChar w:fldCharType="end"/>
      </w:r>
      <w:r>
        <w:rPr>
          <w:rFonts w:eastAsia="Arial" w:asciiTheme="minorHAnsi" w:hAnsiTheme="minorHAnsi" w:cstheme="minorHAnsi"/>
          <w:lang w:val="en-US"/>
        </w:rPr>
        <w:t xml:space="preserve">. Several groups </w:t>
      </w:r>
      <w:r>
        <w:rPr>
          <w:rFonts w:eastAsia="Arial" w:asciiTheme="minorHAnsi" w:hAnsiTheme="minorHAnsi" w:cstheme="minorHAnsi"/>
          <w:lang w:val="en-US"/>
        </w:rPr>
        <w:fldChar w:fldCharType="begin"/>
      </w:r>
      <w:r>
        <w:rPr>
          <w:rFonts w:eastAsia="Arial" w:asciiTheme="minorHAnsi" w:hAnsiTheme="minorHAnsi" w:cstheme="minorHAnsi"/>
          <w:lang w:val="en-US"/>
        </w:rPr>
        <w:instrText xml:space="preserve"> ADDIN ZOTERO_ITEM CSL_CITATION {"citationID":"DfgyClOH","properties":{"formattedCitation":"(Wang {\\i{}et al.}, 2008; Turro {\\i{}et al.}, 2014; Hasin-Brumshtein {\\i{}et al.}, 2014; Bonthuis {\\i{}et al.}, 2015)","plainCitation":"(Wang et al., 2008; Turro et al., 2014; Hasin-Brumshtein et al., 2014; Bonthuis et al., 2015)","noteIndex":0},"citationItems":[{"id":514,"uris":["http://zotero.org/users/local/3edLQjOs/items/9X3SZ8ER"],"uri":["http://zotero.org/users/local/3edLQjOs/items/9X3SZ8ER"],"itemData":{"id":514,"type":"article-journal","title":"Transcriptome-wide identification of novel imprinted genes in neonatal mouse brain","container-title":"PloS One","page":"e3839","volume":"3","issue":"12","source":"PubMed","abstract":"Imprinted genes display differential allelic expression in a manner that depends on the sex of the transmitting parent. The degree of imprinting is often tissue-specific and/or developmental stage-specific, and may be altered in some diseases including cancer. Here we applied Illumina/Solexa sequencing of the transcriptomes of reciprocal F1 mouse neonatal brains and identified 26 genes with parent-of-origin dependent differential allelic expression. Allele-specific Pyrosequencing verified 17 of them, including three novel imprinted genes. The known and novel imprinted genes all are found in proximity to previously reported differentially methylated regions (DMRs). Ten genes known to be imprinted in placenta had sufficient expression levels to attain a read depth that provided statistical power to detect imprinting, and yet all were consistent with non-imprinting in our transcript count data for neonatal brain. Three closely linked and reciprocally imprinted gene pairs were also discovered, and their pattern of expression suggests transcriptional interference. Despite the coverage of more than 5000 genes, this scan only identified three novel imprinted refseq genes in neonatal brain, suggesting that this tissue is nearly exhaustively characterized. This approach has the potential to yield an complete catalog of imprinted genes after application to multiple tissues and developmental stages, shedding light on the mechanism, bioinformatic prediction, and evolution of imprinted genes and diseases associated with genomic imprinting.","DOI":"10.1371/journal.pone.0003839","ISSN":"1932-6203","note":"PMID: 19052635\nPMCID: PMC2585789","journalAbbreviation":"PLoS ONE","language":"eng","author":[{"family":"Wang","given":"Xu"},{"family":"Sun","given":"Qi"},{"family":"McGrath","given":"Sean D."},{"family":"Mardis","given":"Elaine R."},{"family":"Soloway","given":"Paul D."},{"family":"Clark","given":"Andrew G."}],"issued":{"date-parts":[["2008"]]}},"label":"page"},{"id":517,"uris":["http://zotero.org/users/local/3edLQjOs/items/EMJGZDN9"],"uri":["http://zotero.org/users/local/3edLQjOs/items/EMJGZDN9"],"itemData":{"id":517,"type":"article-journal","title":"Flexible analysis of RNA-seq data using mixed effects models","container-title":"Bioinformatics (Oxford, England)","page":"180-188","volume":"30","issue":"2","source":"PubMed","abstract":"MOTIVATION: Most methods for estimating differential expression from RNA-seq are based on statistics that compare normalized read counts between treatment classes. Unfortunately, reads are in general too short to be mapped unambiguously to features of interest, such as genes, isoforms or haplotype-specific isoforms. There are methods for estimating expression levels that account for this source of ambiguity. However, the uncertainty is not generally accounted for in downstream analysis of gene expression experiments. Moreover, at the individual transcript level, it can sometimes be too large to allow useful comparisons between treatment groups.\nRESULTS: In this article we make two proposals that improve the power, specificity and versatility of expression analysis using RNA-seq data. First, we present a Bayesian method for model selection that accounts for read mapping ambiguities using random effects. This polytomous model selection approach can be used to identify many interesting patterns of gene expression and is not confined to detecting differential expression between two groups. For illustration, we use our method to detect imprinting, different types of regulatory divergence in cis and in trans and differential isoform usage, but many other applications are possible. Second, we present a novel collapsing algorithm for grouping transcripts into inferential units that exploits the posterior correlation between transcript expression levels. The aggregate expression levels of these units can be estimated with useful levels of uncertainty. Our algorithm can improve the precision of expression estimates when uncertainty is large with only a small reduction in biological resolution.\nAVAILABILITY AND IMPLEMENTATION: We have implemented our software in the mmdiff and mmcollapse multithreaded C++ programs as part of the open-source MMSEQ package, available on https://github.com/eturro/mmseq.","DOI":"10.1093/bioinformatics/btt624","ISSN":"1367-4811","note":"PMID: 24281695","journalAbbreviation":"Bioinformatics","language":"eng","author":[{"family":"Turro","given":"Ernest"},{"family":"Astle","given":"William J."},{"family":"Tavaré","given":"Simon"}],"issued":{"date-parts":[["2014",1,15]]}},"label":"page"},{"id":538,"uris":["http://zotero.org/users/local/3edLQjOs/items/LQ9VKI8B"],"uri":["http://zotero.org/users/local/3edLQjOs/items/LQ9VKI8B"],"itemData":{"id":538,"type":"article-journal","title":"Allele-specific expression and eQTL analysis in mouse adipose tissue","container-title":"BMC genomics","page":"471","volume":"15","source":"PubMed","abstract":"BACKGROUND: The simplest definition of cis-eQTLs versus trans, refers to genetic variants that affect expression in an allele specific manner, with implications on underlying mechanism. Yet, due to technical limitations of expression microarrays, the vast majority of eQTL studies performed in the last decade used a genomic distance based definition as a surrogate for cis, therefore exploring local rather than cis-eQTLs.\nRESULTS: In this study we use RNAseq to explore allele specific expression (ASE) in adipose tissue of male and female F1 mice, produced from reciprocal crosses of C57BL/6J and DBA/2J strains. Comparison of the identified cis-eQTLs, to local-eQTLs, that were obtained from adipose tissue expression in two previous population based studies in our laboratory, yields poor overlap between the two mapping approaches, while both local-eQTL studies show highly concordant results. Specifically, local-eQTL studies show ~60% overlap between themselves, while only 15-20% of local-eQTLs are identified as cis by ASE, and less than 50% of ASE genes are recovered in local-eQTL studies. Utilizing recently published ENCODE data, we also find that ASE genes show significant bias for SNPs prevalence in DNase I hypersensitive sites that is ASE direction specific.\nCONCLUSIONS: We suggest a new approach to analysis of allele specific expression that is more sensitive and accurate than the commonly used fisher or chi-square statistics. Our analysis indicates that technical differences between the cis and local-eQTL approaches, such as differences in genomic background or sex specificity, account for relatively small fraction of the discrepancy. Therefore, we suggest that the differences between two eQTL mapping approaches may facilitate sorting of SNP-eQTL interactions into true cis and trans, and that a considerable portion of local-eQTL may actually represent trans interactions.","DOI":"10.1186/1471-2164-15-471","ISSN":"1471-2164","note":"PMID: 24927774\nPMCID: PMC4089026","journalAbbreviation":"BMC Genomics","language":"eng","author":[{"family":"Hasin-Brumshtein","given":"Yehudit"},{"family":"Hormozdiari","given":"Farhad"},{"family":"Martin","given":"Lisa"},{"family":"Nas","given":"Atila","non-dropping-particle":"van"},{"family":"Eskin","given":"Eleazar"},{"family":"Lusis","given":"Aldons J."},{"family":"Drake","given":"Thomas A."}],"issued":{"date-parts":[["2014",6,13]]}},"label":"page"},{"id":318,"uris":["http://zotero.org/users/local/3edLQjOs/items/Q6JQCUQR"],"uri":["http://zotero.org/users/local/3edLQjOs/items/Q6JQCUQR"],"itemData":{"id":318,"type":"article-journal","title":"Noncanonical Genomic Imprinting Effects in Offspring","container-title":"Cell Reports","page":"979-991","volume":"12","issue":"6","source":"PubMed","abstract":"Here, we describe an RNA-sequencing (RNA-seq)-based approach that accurately detects even modest maternal or paternal allele expression biases at the tissue level, which we call noncanonical genomic imprinting effects. We profile imprinting in the arcuate nucleus (ARN) and dorsal raphe nucleus of the female mouse brain as well as skeletal muscle (mesodermal) and liver (endodermal). Our study uncovers hundreds of noncanonical autosomal and X-linked imprinting effects. Noncanonical imprinting is highly tissue-specific and enriched in the ARN, but rare in the liver. These effects are reproducible across different genetic backgrounds and associated with allele-specific chromatin. Using in situ hybridization for nascent RNAs, we discover that autosomal noncanonical imprinted genes with a tissue-level allele bias exhibit allele-specific expression effects in subpopulations of neurons in the brain in vivo. We define noncanonical imprinted genes that regulate monoamine signaling and determine that these effects influence the impact of inherited mutations on offspring behavior.","DOI":"10.1016/j.celrep.2015.07.017","ISSN":"2211-1247","note":"PMID: 26235621","journalAbbreviation":"Cell Rep","language":"eng","author":[{"family":"Bonthuis","given":"Paul J."},{"family":"Huang","given":"Wei-Chao"},{"family":"Stacher Hörndli","given":"Cornelia N."},{"family":"Ferris","given":"Elliott"},{"family":"Cheng","given":"Tong"},{"family":"Gregg","given":"Christopher"}],"issued":{"date-parts":[["2015",8,11]]}},"label":"page"}],"schema":"https://github.com/citation-style-language/schema/raw/master/csl-citation.json"} </w:instrText>
      </w:r>
      <w:r>
        <w:rPr>
          <w:rFonts w:eastAsia="Arial" w:asciiTheme="minorHAnsi" w:hAnsiTheme="minorHAnsi" w:cstheme="minorHAnsi"/>
          <w:lang w:val="en-US"/>
        </w:rPr>
        <w:fldChar w:fldCharType="separate"/>
      </w:r>
      <w:r>
        <w:rPr>
          <w:rFonts w:ascii="Calibri" w:hAnsi="Calibri" w:cs="Calibri"/>
          <w:szCs w:val="24"/>
          <w:lang w:val="en-US"/>
        </w:rPr>
        <w:t xml:space="preserve">(Wang </w:t>
      </w:r>
      <w:r>
        <w:rPr>
          <w:rFonts w:ascii="Calibri" w:hAnsi="Calibri" w:cs="Calibri"/>
          <w:i/>
          <w:iCs/>
          <w:szCs w:val="24"/>
          <w:lang w:val="en-US"/>
        </w:rPr>
        <w:t>et al.</w:t>
      </w:r>
      <w:r>
        <w:rPr>
          <w:rFonts w:ascii="Calibri" w:hAnsi="Calibri" w:cs="Calibri"/>
          <w:szCs w:val="24"/>
          <w:lang w:val="en-US"/>
        </w:rPr>
        <w:t xml:space="preserve">, 2008; Turro </w:t>
      </w:r>
      <w:r>
        <w:rPr>
          <w:rFonts w:ascii="Calibri" w:hAnsi="Calibri" w:cs="Calibri"/>
          <w:i/>
          <w:iCs/>
          <w:szCs w:val="24"/>
          <w:lang w:val="en-US"/>
        </w:rPr>
        <w:t>et al.</w:t>
      </w:r>
      <w:r>
        <w:rPr>
          <w:rFonts w:ascii="Calibri" w:hAnsi="Calibri" w:cs="Calibri"/>
          <w:szCs w:val="24"/>
          <w:lang w:val="en-US"/>
        </w:rPr>
        <w:t xml:space="preserve">, 2014; Hasin-Brumshtein </w:t>
      </w:r>
      <w:r>
        <w:rPr>
          <w:rFonts w:ascii="Calibri" w:hAnsi="Calibri" w:cs="Calibri"/>
          <w:i/>
          <w:iCs/>
          <w:szCs w:val="24"/>
          <w:lang w:val="en-US"/>
        </w:rPr>
        <w:t>et al.</w:t>
      </w:r>
      <w:r>
        <w:rPr>
          <w:rFonts w:ascii="Calibri" w:hAnsi="Calibri" w:cs="Calibri"/>
          <w:szCs w:val="24"/>
          <w:lang w:val="en-US"/>
        </w:rPr>
        <w:t xml:space="preserve">, 2014; Bonthuis </w:t>
      </w:r>
      <w:r>
        <w:rPr>
          <w:rFonts w:ascii="Calibri" w:hAnsi="Calibri" w:cs="Calibri"/>
          <w:i/>
          <w:iCs/>
          <w:szCs w:val="24"/>
          <w:lang w:val="en-US"/>
        </w:rPr>
        <w:t>et al.</w:t>
      </w:r>
      <w:r>
        <w:rPr>
          <w:rFonts w:ascii="Calibri" w:hAnsi="Calibri" w:cs="Calibri"/>
          <w:szCs w:val="24"/>
          <w:lang w:val="en-US"/>
        </w:rPr>
        <w:t>, 2015)</w:t>
      </w:r>
      <w:r>
        <w:rPr>
          <w:rFonts w:eastAsia="Arial" w:asciiTheme="minorHAnsi" w:hAnsiTheme="minorHAnsi" w:cstheme="minorHAnsi"/>
          <w:lang w:val="en-US"/>
        </w:rPr>
        <w:fldChar w:fldCharType="end"/>
      </w:r>
      <w:r>
        <w:rPr>
          <w:rFonts w:eastAsia="Arial" w:asciiTheme="minorHAnsi" w:hAnsiTheme="minorHAnsi" w:cstheme="minorHAnsi"/>
          <w:lang w:val="en-US"/>
        </w:rPr>
        <w:t xml:space="preserve"> suggested that, given the variability of read counts, it may be more accurate to sum the read numbers over the different transcripts to estimate gene expression. </w:t>
      </w:r>
      <w:r>
        <w:rPr>
          <w:rFonts w:eastAsia="Arial" w:asciiTheme="minorHAnsi" w:hAnsiTheme="minorHAnsi" w:cstheme="minorHAnsi"/>
          <w:highlight w:val="magenta"/>
          <w:lang w:val="en-US"/>
          <w:rPrChange w:id="43" w:author="gao" w:date="2019-01-27T18:52:20Z">
            <w:rPr>
              <w:rFonts w:eastAsia="Arial" w:asciiTheme="minorHAnsi" w:hAnsiTheme="minorHAnsi" w:cstheme="minorHAnsi"/>
              <w:lang w:val="en-US"/>
            </w:rPr>
          </w:rPrChange>
        </w:rPr>
        <w:t>All in all</w:t>
      </w:r>
      <w:r>
        <w:rPr>
          <w:rFonts w:eastAsia="Arial" w:asciiTheme="minorHAnsi" w:hAnsiTheme="minorHAnsi" w:cstheme="minorHAnsi"/>
          <w:lang w:val="en-US"/>
        </w:rPr>
        <w:t>, the inference of AI at the SNP level does not perform robustly; the choice of the transcript or gene levels depends on the data characteristics (sequencing depth and number of replicates) and on the question under study.</w:t>
      </w:r>
    </w:p>
    <w:p>
      <w:pPr>
        <w:spacing w:line="346" w:lineRule="exact"/>
        <w:jc w:val="both"/>
        <w:rPr>
          <w:rFonts w:asciiTheme="minorHAnsi" w:hAnsiTheme="minorHAnsi"/>
          <w:lang w:val="en-US"/>
        </w:rPr>
      </w:pPr>
    </w:p>
    <w:p>
      <w:pPr>
        <w:jc w:val="both"/>
        <w:rPr>
          <w:rFonts w:eastAsia="Times New Roman" w:asciiTheme="minorHAnsi" w:hAnsiTheme="minorHAnsi"/>
          <w:b/>
          <w:sz w:val="28"/>
          <w:lang w:val="en-US"/>
        </w:rPr>
      </w:pPr>
      <w:r>
        <w:rPr>
          <w:rFonts w:eastAsia="Times New Roman" w:asciiTheme="minorHAnsi" w:hAnsiTheme="minorHAnsi"/>
          <w:b/>
          <w:sz w:val="28"/>
          <w:lang w:val="en-US"/>
        </w:rPr>
        <w:t>References</w:t>
      </w:r>
    </w:p>
    <w:p>
      <w:pPr>
        <w:pStyle w:val="14"/>
        <w:rPr>
          <w:rFonts w:ascii="Calibri" w:hAnsi="Calibri" w:cs="Calibri"/>
          <w:lang w:val="en-US"/>
        </w:rPr>
      </w:pPr>
      <w:r>
        <w:rPr>
          <w:rFonts w:asciiTheme="minorHAnsi" w:hAnsiTheme="minorHAnsi"/>
        </w:rPr>
        <w:fldChar w:fldCharType="begin"/>
      </w:r>
      <w:r>
        <w:rPr>
          <w:rFonts w:asciiTheme="minorHAnsi" w:hAnsiTheme="minorHAnsi"/>
          <w:lang w:val="en-US"/>
        </w:rPr>
        <w:instrText xml:space="preserve"> ADDIN ZOTERO_BIBL {"uncited":[],"omitted":[],"custom":[]} CSL_BIBLIOGRAPHY </w:instrText>
      </w:r>
      <w:r>
        <w:rPr>
          <w:rFonts w:asciiTheme="minorHAnsi" w:hAnsiTheme="minorHAnsi"/>
        </w:rPr>
        <w:fldChar w:fldCharType="separate"/>
      </w:r>
      <w:r>
        <w:rPr>
          <w:rFonts w:ascii="Calibri" w:hAnsi="Calibri" w:cs="Calibri"/>
          <w:lang w:val="en-US"/>
        </w:rPr>
        <w:t xml:space="preserve">Andergassen,D. </w:t>
      </w:r>
      <w:r>
        <w:rPr>
          <w:rFonts w:ascii="Calibri" w:hAnsi="Calibri" w:cs="Calibri"/>
          <w:i/>
          <w:iCs/>
          <w:lang w:val="en-US"/>
        </w:rPr>
        <w:t>et al.</w:t>
      </w:r>
      <w:r>
        <w:rPr>
          <w:rFonts w:ascii="Calibri" w:hAnsi="Calibri" w:cs="Calibri"/>
          <w:lang w:val="en-US"/>
        </w:rPr>
        <w:t xml:space="preserve"> (2015) Allelome.PRO, a pipeline to define allele-specific genomic features from high-throughput sequencing data. </w:t>
      </w:r>
      <w:r>
        <w:rPr>
          <w:rFonts w:ascii="Calibri" w:hAnsi="Calibri" w:cs="Calibri"/>
          <w:i/>
          <w:iCs/>
          <w:lang w:val="en-US"/>
        </w:rPr>
        <w:t>Nucleic Acids Res.</w:t>
      </w:r>
      <w:r>
        <w:rPr>
          <w:rFonts w:ascii="Calibri" w:hAnsi="Calibri" w:cs="Calibri"/>
          <w:lang w:val="en-US"/>
        </w:rPr>
        <w:t xml:space="preserve">, </w:t>
      </w:r>
      <w:r>
        <w:rPr>
          <w:rFonts w:ascii="Calibri" w:hAnsi="Calibri" w:cs="Calibri"/>
          <w:b/>
          <w:bCs/>
          <w:lang w:val="en-US"/>
        </w:rPr>
        <w:t>43</w:t>
      </w:r>
      <w:r>
        <w:rPr>
          <w:rFonts w:ascii="Calibri" w:hAnsi="Calibri" w:cs="Calibri"/>
          <w:lang w:val="en-US"/>
        </w:rPr>
        <w:t>, e146.</w:t>
      </w:r>
    </w:p>
    <w:p>
      <w:pPr>
        <w:pStyle w:val="14"/>
        <w:rPr>
          <w:rFonts w:ascii="Calibri" w:hAnsi="Calibri" w:cs="Calibri"/>
          <w:lang w:val="en-US"/>
        </w:rPr>
      </w:pPr>
      <w:r>
        <w:rPr>
          <w:rFonts w:ascii="Calibri" w:hAnsi="Calibri" w:cs="Calibri"/>
          <w:lang w:val="en-US"/>
        </w:rPr>
        <w:t xml:space="preserve">Babak,T. </w:t>
      </w:r>
      <w:r>
        <w:rPr>
          <w:rFonts w:ascii="Calibri" w:hAnsi="Calibri" w:cs="Calibri"/>
          <w:i/>
          <w:iCs/>
          <w:lang w:val="en-US"/>
        </w:rPr>
        <w:t>et al.</w:t>
      </w:r>
      <w:r>
        <w:rPr>
          <w:rFonts w:ascii="Calibri" w:hAnsi="Calibri" w:cs="Calibri"/>
          <w:lang w:val="en-US"/>
        </w:rPr>
        <w:t xml:space="preserve"> (2015) Genetic conflict reflected in tissue-specific maps of genomic imprinting in human and mouse. </w:t>
      </w:r>
      <w:r>
        <w:rPr>
          <w:rFonts w:ascii="Calibri" w:hAnsi="Calibri" w:cs="Calibri"/>
          <w:i/>
          <w:iCs/>
          <w:lang w:val="en-US"/>
        </w:rPr>
        <w:t>Nat. Genet.</w:t>
      </w:r>
      <w:r>
        <w:rPr>
          <w:rFonts w:ascii="Calibri" w:hAnsi="Calibri" w:cs="Calibri"/>
          <w:lang w:val="en-US"/>
        </w:rPr>
        <w:t xml:space="preserve">, </w:t>
      </w:r>
      <w:r>
        <w:rPr>
          <w:rFonts w:ascii="Calibri" w:hAnsi="Calibri" w:cs="Calibri"/>
          <w:b/>
          <w:bCs/>
          <w:lang w:val="en-US"/>
        </w:rPr>
        <w:t>47</w:t>
      </w:r>
      <w:r>
        <w:rPr>
          <w:rFonts w:ascii="Calibri" w:hAnsi="Calibri" w:cs="Calibri"/>
          <w:lang w:val="en-US"/>
        </w:rPr>
        <w:t>, 544–549.</w:t>
      </w:r>
    </w:p>
    <w:p>
      <w:pPr>
        <w:pStyle w:val="14"/>
        <w:rPr>
          <w:rFonts w:ascii="Calibri" w:hAnsi="Calibri" w:cs="Calibri"/>
          <w:lang w:val="en-US"/>
        </w:rPr>
      </w:pPr>
      <w:r>
        <w:rPr>
          <w:rFonts w:ascii="Calibri" w:hAnsi="Calibri" w:cs="Calibri"/>
          <w:lang w:val="en-US"/>
        </w:rPr>
        <w:t xml:space="preserve">Babak,T. </w:t>
      </w:r>
      <w:r>
        <w:rPr>
          <w:rFonts w:ascii="Calibri" w:hAnsi="Calibri" w:cs="Calibri"/>
          <w:i/>
          <w:iCs/>
          <w:lang w:val="en-US"/>
        </w:rPr>
        <w:t>et al.</w:t>
      </w:r>
      <w:r>
        <w:rPr>
          <w:rFonts w:ascii="Calibri" w:hAnsi="Calibri" w:cs="Calibri"/>
          <w:lang w:val="en-US"/>
        </w:rPr>
        <w:t xml:space="preserve"> (2008) Global survey of genomic imprinting by transcriptome sequencing. </w:t>
      </w:r>
      <w:r>
        <w:rPr>
          <w:rFonts w:ascii="Calibri" w:hAnsi="Calibri" w:cs="Calibri"/>
          <w:i/>
          <w:iCs/>
          <w:lang w:val="en-US"/>
        </w:rPr>
        <w:t>Curr. Biol.</w:t>
      </w:r>
      <w:r>
        <w:rPr>
          <w:rFonts w:ascii="Calibri" w:hAnsi="Calibri" w:cs="Calibri"/>
          <w:lang w:val="en-US"/>
        </w:rPr>
        <w:t xml:space="preserve">, </w:t>
      </w:r>
      <w:r>
        <w:rPr>
          <w:rFonts w:ascii="Calibri" w:hAnsi="Calibri" w:cs="Calibri"/>
          <w:b/>
          <w:bCs/>
          <w:lang w:val="en-US"/>
        </w:rPr>
        <w:t>18</w:t>
      </w:r>
      <w:r>
        <w:rPr>
          <w:rFonts w:ascii="Calibri" w:hAnsi="Calibri" w:cs="Calibri"/>
          <w:lang w:val="en-US"/>
        </w:rPr>
        <w:t>, 1735–1741.</w:t>
      </w:r>
    </w:p>
    <w:p>
      <w:pPr>
        <w:pStyle w:val="14"/>
        <w:rPr>
          <w:rFonts w:ascii="Calibri" w:hAnsi="Calibri" w:cs="Calibri"/>
          <w:lang w:val="en-US"/>
        </w:rPr>
      </w:pPr>
      <w:r>
        <w:rPr>
          <w:rFonts w:ascii="Calibri" w:hAnsi="Calibri" w:cs="Calibri"/>
          <w:lang w:val="en-US"/>
        </w:rPr>
        <w:t xml:space="preserve">Babak,T. (2012) Identification of imprinted loci by transcriptome sequencing. </w:t>
      </w:r>
      <w:r>
        <w:rPr>
          <w:rFonts w:ascii="Calibri" w:hAnsi="Calibri" w:cs="Calibri"/>
          <w:i/>
          <w:iCs/>
          <w:lang w:val="en-US"/>
        </w:rPr>
        <w:t>Methods Mol. Biol.</w:t>
      </w:r>
      <w:r>
        <w:rPr>
          <w:rFonts w:ascii="Calibri" w:hAnsi="Calibri" w:cs="Calibri"/>
          <w:lang w:val="en-US"/>
        </w:rPr>
        <w:t xml:space="preserve">, </w:t>
      </w:r>
      <w:r>
        <w:rPr>
          <w:rFonts w:ascii="Calibri" w:hAnsi="Calibri" w:cs="Calibri"/>
          <w:b/>
          <w:bCs/>
          <w:lang w:val="en-US"/>
        </w:rPr>
        <w:t>925</w:t>
      </w:r>
      <w:r>
        <w:rPr>
          <w:rFonts w:ascii="Calibri" w:hAnsi="Calibri" w:cs="Calibri"/>
          <w:lang w:val="en-US"/>
        </w:rPr>
        <w:t>, 79–88.</w:t>
      </w:r>
    </w:p>
    <w:p>
      <w:pPr>
        <w:pStyle w:val="14"/>
        <w:rPr>
          <w:rFonts w:ascii="Calibri" w:hAnsi="Calibri" w:cs="Calibri"/>
          <w:lang w:val="en-US"/>
        </w:rPr>
      </w:pPr>
      <w:r>
        <w:rPr>
          <w:rFonts w:ascii="Calibri" w:hAnsi="Calibri" w:cs="Calibri"/>
          <w:lang w:val="en-US"/>
        </w:rPr>
        <w:t xml:space="preserve">Bonthuis,P.J. </w:t>
      </w:r>
      <w:r>
        <w:rPr>
          <w:rFonts w:ascii="Calibri" w:hAnsi="Calibri" w:cs="Calibri"/>
          <w:i/>
          <w:iCs/>
          <w:lang w:val="en-US"/>
        </w:rPr>
        <w:t>et al.</w:t>
      </w:r>
      <w:r>
        <w:rPr>
          <w:rFonts w:ascii="Calibri" w:hAnsi="Calibri" w:cs="Calibri"/>
          <w:lang w:val="en-US"/>
        </w:rPr>
        <w:t xml:space="preserve"> (2015) Noncanonical Genomic Imprinting Effects in Offspring. </w:t>
      </w:r>
      <w:r>
        <w:rPr>
          <w:rFonts w:ascii="Calibri" w:hAnsi="Calibri" w:cs="Calibri"/>
          <w:i/>
          <w:iCs/>
          <w:lang w:val="en-US"/>
        </w:rPr>
        <w:t>Cell Rep</w:t>
      </w:r>
      <w:r>
        <w:rPr>
          <w:rFonts w:ascii="Calibri" w:hAnsi="Calibri" w:cs="Calibri"/>
          <w:lang w:val="en-US"/>
        </w:rPr>
        <w:t xml:space="preserve">, </w:t>
      </w:r>
      <w:r>
        <w:rPr>
          <w:rFonts w:ascii="Calibri" w:hAnsi="Calibri" w:cs="Calibri"/>
          <w:b/>
          <w:bCs/>
          <w:lang w:val="en-US"/>
        </w:rPr>
        <w:t>12</w:t>
      </w:r>
      <w:r>
        <w:rPr>
          <w:rFonts w:ascii="Calibri" w:hAnsi="Calibri" w:cs="Calibri"/>
          <w:lang w:val="en-US"/>
        </w:rPr>
        <w:t>, 979–991.</w:t>
      </w:r>
    </w:p>
    <w:p>
      <w:pPr>
        <w:pStyle w:val="14"/>
        <w:rPr>
          <w:rFonts w:ascii="Calibri" w:hAnsi="Calibri" w:cs="Calibri"/>
          <w:lang w:val="en-US"/>
        </w:rPr>
      </w:pPr>
      <w:r>
        <w:rPr>
          <w:rFonts w:ascii="Calibri" w:hAnsi="Calibri" w:cs="Calibri"/>
          <w:lang w:val="en-US"/>
        </w:rPr>
        <w:t xml:space="preserve">Bouschet,T. </w:t>
      </w:r>
      <w:r>
        <w:rPr>
          <w:rFonts w:ascii="Calibri" w:hAnsi="Calibri" w:cs="Calibri"/>
          <w:i/>
          <w:iCs/>
          <w:lang w:val="en-US"/>
        </w:rPr>
        <w:t>et al.</w:t>
      </w:r>
      <w:r>
        <w:rPr>
          <w:rFonts w:ascii="Calibri" w:hAnsi="Calibri" w:cs="Calibri"/>
          <w:lang w:val="en-US"/>
        </w:rPr>
        <w:t xml:space="preserve"> (2017) In Vitro Corticogenesis from Embryonic Stem Cells Recapitulates the In Vivo Epigenetic Control of Imprinted Gene Expression. </w:t>
      </w:r>
      <w:r>
        <w:rPr>
          <w:rFonts w:ascii="Calibri" w:hAnsi="Calibri" w:cs="Calibri"/>
          <w:i/>
          <w:iCs/>
          <w:lang w:val="en-US"/>
        </w:rPr>
        <w:t>Cereb. Cortex</w:t>
      </w:r>
      <w:r>
        <w:rPr>
          <w:rFonts w:ascii="Calibri" w:hAnsi="Calibri" w:cs="Calibri"/>
          <w:lang w:val="en-US"/>
        </w:rPr>
        <w:t xml:space="preserve">, </w:t>
      </w:r>
      <w:r>
        <w:rPr>
          <w:rFonts w:ascii="Calibri" w:hAnsi="Calibri" w:cs="Calibri"/>
          <w:b/>
          <w:bCs/>
          <w:lang w:val="en-US"/>
        </w:rPr>
        <w:t>27</w:t>
      </w:r>
      <w:r>
        <w:rPr>
          <w:rFonts w:ascii="Calibri" w:hAnsi="Calibri" w:cs="Calibri"/>
          <w:lang w:val="en-US"/>
        </w:rPr>
        <w:t>, 2418–2433.</w:t>
      </w:r>
    </w:p>
    <w:p>
      <w:pPr>
        <w:pStyle w:val="14"/>
        <w:rPr>
          <w:rFonts w:ascii="Calibri" w:hAnsi="Calibri" w:cs="Calibri"/>
          <w:lang w:val="en-US"/>
        </w:rPr>
      </w:pPr>
      <w:r>
        <w:rPr>
          <w:rFonts w:ascii="Calibri" w:hAnsi="Calibri" w:cs="Calibri"/>
          <w:lang w:val="en-US"/>
        </w:rPr>
        <w:t xml:space="preserve">DeVeale,B. </w:t>
      </w:r>
      <w:r>
        <w:rPr>
          <w:rFonts w:ascii="Calibri" w:hAnsi="Calibri" w:cs="Calibri"/>
          <w:i/>
          <w:iCs/>
          <w:lang w:val="en-US"/>
        </w:rPr>
        <w:t>et al.</w:t>
      </w:r>
      <w:r>
        <w:rPr>
          <w:rFonts w:ascii="Calibri" w:hAnsi="Calibri" w:cs="Calibri"/>
          <w:lang w:val="en-US"/>
        </w:rPr>
        <w:t xml:space="preserve"> (2012) Critical evaluation of imprinted gene expression by RNA-Seq: a new perspective. </w:t>
      </w:r>
      <w:r>
        <w:rPr>
          <w:rFonts w:ascii="Calibri" w:hAnsi="Calibri" w:cs="Calibri"/>
          <w:i/>
          <w:iCs/>
          <w:lang w:val="en-US"/>
        </w:rPr>
        <w:t>PLoS Genet.</w:t>
      </w:r>
      <w:r>
        <w:rPr>
          <w:rFonts w:ascii="Calibri" w:hAnsi="Calibri" w:cs="Calibri"/>
          <w:lang w:val="en-US"/>
        </w:rPr>
        <w:t xml:space="preserve">, </w:t>
      </w:r>
      <w:r>
        <w:rPr>
          <w:rFonts w:ascii="Calibri" w:hAnsi="Calibri" w:cs="Calibri"/>
          <w:b/>
          <w:bCs/>
          <w:lang w:val="en-US"/>
        </w:rPr>
        <w:t>8</w:t>
      </w:r>
      <w:r>
        <w:rPr>
          <w:rFonts w:ascii="Calibri" w:hAnsi="Calibri" w:cs="Calibri"/>
          <w:lang w:val="en-US"/>
        </w:rPr>
        <w:t>, e1002600.</w:t>
      </w:r>
    </w:p>
    <w:p>
      <w:pPr>
        <w:pStyle w:val="14"/>
        <w:rPr>
          <w:rFonts w:ascii="Calibri" w:hAnsi="Calibri" w:cs="Calibri"/>
          <w:lang w:val="en-US"/>
        </w:rPr>
      </w:pPr>
      <w:r>
        <w:rPr>
          <w:rFonts w:ascii="Calibri" w:hAnsi="Calibri" w:cs="Calibri"/>
          <w:lang w:val="en-US"/>
        </w:rPr>
        <w:t>Dudoit,S. and van der Laan,M.J. (2008) Multiple Testing Procedures with Applications to Genomics Springer-Verlag New York.</w:t>
      </w:r>
    </w:p>
    <w:p>
      <w:pPr>
        <w:pStyle w:val="14"/>
        <w:rPr>
          <w:rFonts w:ascii="Calibri" w:hAnsi="Calibri" w:cs="Calibri"/>
          <w:lang w:val="en-US"/>
        </w:rPr>
      </w:pPr>
      <w:r>
        <w:rPr>
          <w:rFonts w:ascii="Calibri" w:hAnsi="Calibri" w:cs="Calibri"/>
        </w:rPr>
        <w:t xml:space="preserve">Gådin,J.R. </w:t>
      </w:r>
      <w:r>
        <w:rPr>
          <w:rFonts w:ascii="Calibri" w:hAnsi="Calibri" w:cs="Calibri"/>
          <w:i/>
          <w:iCs/>
        </w:rPr>
        <w:t>et al.</w:t>
      </w:r>
      <w:r>
        <w:rPr>
          <w:rFonts w:ascii="Calibri" w:hAnsi="Calibri" w:cs="Calibri"/>
        </w:rPr>
        <w:t xml:space="preserve"> </w:t>
      </w:r>
      <w:r>
        <w:rPr>
          <w:rFonts w:ascii="Calibri" w:hAnsi="Calibri" w:cs="Calibri"/>
          <w:lang w:val="en-US"/>
        </w:rPr>
        <w:t xml:space="preserve">(2015) AllelicImbalance: an R/bioconductor package for detecting, managing, and visualizing allele expression imbalance data from RNA sequencing. </w:t>
      </w:r>
      <w:r>
        <w:rPr>
          <w:rFonts w:ascii="Calibri" w:hAnsi="Calibri" w:cs="Calibri"/>
          <w:i/>
          <w:iCs/>
          <w:lang w:val="en-US"/>
        </w:rPr>
        <w:t>BMC Bioinformatics</w:t>
      </w:r>
      <w:r>
        <w:rPr>
          <w:rFonts w:ascii="Calibri" w:hAnsi="Calibri" w:cs="Calibri"/>
          <w:lang w:val="en-US"/>
        </w:rPr>
        <w:t xml:space="preserve">, </w:t>
      </w:r>
      <w:r>
        <w:rPr>
          <w:rFonts w:ascii="Calibri" w:hAnsi="Calibri" w:cs="Calibri"/>
          <w:b/>
          <w:bCs/>
          <w:lang w:val="en-US"/>
        </w:rPr>
        <w:t>16</w:t>
      </w:r>
      <w:r>
        <w:rPr>
          <w:rFonts w:ascii="Calibri" w:hAnsi="Calibri" w:cs="Calibri"/>
          <w:lang w:val="en-US"/>
        </w:rPr>
        <w:t>, 194.</w:t>
      </w:r>
    </w:p>
    <w:p>
      <w:pPr>
        <w:pStyle w:val="14"/>
        <w:rPr>
          <w:rFonts w:ascii="Calibri" w:hAnsi="Calibri" w:cs="Calibri"/>
          <w:lang w:val="en-US"/>
        </w:rPr>
      </w:pPr>
      <w:r>
        <w:rPr>
          <w:rFonts w:ascii="Calibri" w:hAnsi="Calibri" w:cs="Calibri"/>
          <w:lang w:val="en-US"/>
        </w:rPr>
        <w:t xml:space="preserve">Goncalves,A. </w:t>
      </w:r>
      <w:r>
        <w:rPr>
          <w:rFonts w:ascii="Calibri" w:hAnsi="Calibri" w:cs="Calibri"/>
          <w:i/>
          <w:iCs/>
          <w:lang w:val="en-US"/>
        </w:rPr>
        <w:t>et al.</w:t>
      </w:r>
      <w:r>
        <w:rPr>
          <w:rFonts w:ascii="Calibri" w:hAnsi="Calibri" w:cs="Calibri"/>
          <w:lang w:val="en-US"/>
        </w:rPr>
        <w:t xml:space="preserve"> (2012) Extensive compensatory cis-trans regulation in the evolution of mouse gene expression. </w:t>
      </w:r>
      <w:r>
        <w:rPr>
          <w:rFonts w:ascii="Calibri" w:hAnsi="Calibri" w:cs="Calibri"/>
          <w:i/>
          <w:iCs/>
          <w:lang w:val="en-US"/>
        </w:rPr>
        <w:t>Genome Res.</w:t>
      </w:r>
      <w:r>
        <w:rPr>
          <w:rFonts w:ascii="Calibri" w:hAnsi="Calibri" w:cs="Calibri"/>
          <w:lang w:val="en-US"/>
        </w:rPr>
        <w:t xml:space="preserve">, </w:t>
      </w:r>
      <w:r>
        <w:rPr>
          <w:rFonts w:ascii="Calibri" w:hAnsi="Calibri" w:cs="Calibri"/>
          <w:b/>
          <w:bCs/>
          <w:lang w:val="en-US"/>
        </w:rPr>
        <w:t>22</w:t>
      </w:r>
      <w:r>
        <w:rPr>
          <w:rFonts w:ascii="Calibri" w:hAnsi="Calibri" w:cs="Calibri"/>
          <w:lang w:val="en-US"/>
        </w:rPr>
        <w:t>, 2376–2384.</w:t>
      </w:r>
    </w:p>
    <w:p>
      <w:pPr>
        <w:pStyle w:val="14"/>
        <w:rPr>
          <w:rFonts w:ascii="Calibri" w:hAnsi="Calibri" w:cs="Calibri"/>
          <w:lang w:val="en-US"/>
        </w:rPr>
      </w:pPr>
      <w:r>
        <w:rPr>
          <w:rFonts w:ascii="Calibri" w:hAnsi="Calibri" w:cs="Calibri"/>
          <w:lang w:val="en-US"/>
        </w:rPr>
        <w:t xml:space="preserve">Gregg,C. </w:t>
      </w:r>
      <w:r>
        <w:rPr>
          <w:rFonts w:ascii="Calibri" w:hAnsi="Calibri" w:cs="Calibri"/>
          <w:i/>
          <w:iCs/>
          <w:lang w:val="en-US"/>
        </w:rPr>
        <w:t>et al.</w:t>
      </w:r>
      <w:r>
        <w:rPr>
          <w:rFonts w:ascii="Calibri" w:hAnsi="Calibri" w:cs="Calibri"/>
          <w:lang w:val="en-US"/>
        </w:rPr>
        <w:t xml:space="preserve"> (2010) High-resolution analysis of parent-of-origin allelic expression in the mouse brain. </w:t>
      </w:r>
      <w:r>
        <w:rPr>
          <w:rFonts w:ascii="Calibri" w:hAnsi="Calibri" w:cs="Calibri"/>
          <w:i/>
          <w:iCs/>
          <w:lang w:val="en-US"/>
        </w:rPr>
        <w:t>Science</w:t>
      </w:r>
      <w:r>
        <w:rPr>
          <w:rFonts w:ascii="Calibri" w:hAnsi="Calibri" w:cs="Calibri"/>
          <w:lang w:val="en-US"/>
        </w:rPr>
        <w:t xml:space="preserve">, </w:t>
      </w:r>
      <w:r>
        <w:rPr>
          <w:rFonts w:ascii="Calibri" w:hAnsi="Calibri" w:cs="Calibri"/>
          <w:b/>
          <w:bCs/>
          <w:lang w:val="en-US"/>
        </w:rPr>
        <w:t>329</w:t>
      </w:r>
      <w:r>
        <w:rPr>
          <w:rFonts w:ascii="Calibri" w:hAnsi="Calibri" w:cs="Calibri"/>
          <w:lang w:val="en-US"/>
        </w:rPr>
        <w:t>, 643–648.</w:t>
      </w:r>
    </w:p>
    <w:p>
      <w:pPr>
        <w:pStyle w:val="14"/>
        <w:rPr>
          <w:rFonts w:ascii="Calibri" w:hAnsi="Calibri" w:cs="Calibri"/>
          <w:lang w:val="en-US"/>
        </w:rPr>
      </w:pPr>
      <w:r>
        <w:rPr>
          <w:rFonts w:ascii="Calibri" w:hAnsi="Calibri" w:cs="Calibri"/>
          <w:lang w:val="en-US"/>
        </w:rPr>
        <w:t xml:space="preserve">Harvey,C.T. </w:t>
      </w:r>
      <w:r>
        <w:rPr>
          <w:rFonts w:ascii="Calibri" w:hAnsi="Calibri" w:cs="Calibri"/>
          <w:i/>
          <w:iCs/>
          <w:lang w:val="en-US"/>
        </w:rPr>
        <w:t>et al.</w:t>
      </w:r>
      <w:r>
        <w:rPr>
          <w:rFonts w:ascii="Calibri" w:hAnsi="Calibri" w:cs="Calibri"/>
          <w:lang w:val="en-US"/>
        </w:rPr>
        <w:t xml:space="preserve"> (2015) QuASAR: quantitative allele-specific analysis of reads. </w:t>
      </w:r>
      <w:r>
        <w:rPr>
          <w:rFonts w:ascii="Calibri" w:hAnsi="Calibri" w:cs="Calibri"/>
          <w:i/>
          <w:iCs/>
          <w:lang w:val="en-US"/>
        </w:rPr>
        <w:t>Bioinformatics</w:t>
      </w:r>
      <w:r>
        <w:rPr>
          <w:rFonts w:ascii="Calibri" w:hAnsi="Calibri" w:cs="Calibri"/>
          <w:lang w:val="en-US"/>
        </w:rPr>
        <w:t xml:space="preserve">, </w:t>
      </w:r>
      <w:r>
        <w:rPr>
          <w:rFonts w:ascii="Calibri" w:hAnsi="Calibri" w:cs="Calibri"/>
          <w:b/>
          <w:bCs/>
          <w:lang w:val="en-US"/>
        </w:rPr>
        <w:t>31</w:t>
      </w:r>
      <w:r>
        <w:rPr>
          <w:rFonts w:ascii="Calibri" w:hAnsi="Calibri" w:cs="Calibri"/>
          <w:lang w:val="en-US"/>
        </w:rPr>
        <w:t>, 1235–1242.</w:t>
      </w:r>
    </w:p>
    <w:p>
      <w:pPr>
        <w:pStyle w:val="14"/>
        <w:rPr>
          <w:rFonts w:ascii="Calibri" w:hAnsi="Calibri" w:cs="Calibri"/>
          <w:lang w:val="en-US"/>
        </w:rPr>
      </w:pPr>
      <w:r>
        <w:rPr>
          <w:rFonts w:ascii="Calibri" w:hAnsi="Calibri" w:cs="Calibri"/>
          <w:lang w:val="en-US"/>
        </w:rPr>
        <w:t xml:space="preserve">Hasin-Brumshtein,Y. </w:t>
      </w:r>
      <w:r>
        <w:rPr>
          <w:rFonts w:ascii="Calibri" w:hAnsi="Calibri" w:cs="Calibri"/>
          <w:i/>
          <w:iCs/>
          <w:lang w:val="en-US"/>
        </w:rPr>
        <w:t>et al.</w:t>
      </w:r>
      <w:r>
        <w:rPr>
          <w:rFonts w:ascii="Calibri" w:hAnsi="Calibri" w:cs="Calibri"/>
          <w:lang w:val="en-US"/>
        </w:rPr>
        <w:t xml:space="preserve"> (2014) Allele-specific expression and eQTL analysis in mouse adipose tissue. </w:t>
      </w:r>
      <w:r>
        <w:rPr>
          <w:rFonts w:ascii="Calibri" w:hAnsi="Calibri" w:cs="Calibri"/>
          <w:i/>
          <w:iCs/>
          <w:lang w:val="en-US"/>
        </w:rPr>
        <w:t>BMC Genomics</w:t>
      </w:r>
      <w:r>
        <w:rPr>
          <w:rFonts w:ascii="Calibri" w:hAnsi="Calibri" w:cs="Calibri"/>
          <w:lang w:val="en-US"/>
        </w:rPr>
        <w:t xml:space="preserve">, </w:t>
      </w:r>
      <w:r>
        <w:rPr>
          <w:rFonts w:ascii="Calibri" w:hAnsi="Calibri" w:cs="Calibri"/>
          <w:b/>
          <w:bCs/>
          <w:lang w:val="en-US"/>
        </w:rPr>
        <w:t>15</w:t>
      </w:r>
      <w:r>
        <w:rPr>
          <w:rFonts w:ascii="Calibri" w:hAnsi="Calibri" w:cs="Calibri"/>
          <w:lang w:val="en-US"/>
        </w:rPr>
        <w:t>, 471.</w:t>
      </w:r>
    </w:p>
    <w:p>
      <w:pPr>
        <w:pStyle w:val="14"/>
        <w:rPr>
          <w:rFonts w:ascii="Calibri" w:hAnsi="Calibri" w:cs="Calibri"/>
          <w:lang w:val="en-US"/>
        </w:rPr>
      </w:pPr>
      <w:r>
        <w:rPr>
          <w:rFonts w:ascii="Calibri" w:hAnsi="Calibri" w:cs="Calibri"/>
          <w:lang w:val="en-US"/>
        </w:rPr>
        <w:t xml:space="preserve">Heap,G.A. </w:t>
      </w:r>
      <w:r>
        <w:rPr>
          <w:rFonts w:ascii="Calibri" w:hAnsi="Calibri" w:cs="Calibri"/>
          <w:i/>
          <w:iCs/>
          <w:lang w:val="en-US"/>
        </w:rPr>
        <w:t>et al.</w:t>
      </w:r>
      <w:r>
        <w:rPr>
          <w:rFonts w:ascii="Calibri" w:hAnsi="Calibri" w:cs="Calibri"/>
          <w:lang w:val="en-US"/>
        </w:rPr>
        <w:t xml:space="preserve"> (2010) Genome-wide analysis of allelic expression imbalance in human primary cells by high-throughput transcriptome resequencing. </w:t>
      </w:r>
      <w:r>
        <w:rPr>
          <w:rFonts w:ascii="Calibri" w:hAnsi="Calibri" w:cs="Calibri"/>
          <w:i/>
          <w:iCs/>
          <w:lang w:val="en-US"/>
        </w:rPr>
        <w:t>Hum. Mol. Genet.</w:t>
      </w:r>
      <w:r>
        <w:rPr>
          <w:rFonts w:ascii="Calibri" w:hAnsi="Calibri" w:cs="Calibri"/>
          <w:lang w:val="en-US"/>
        </w:rPr>
        <w:t xml:space="preserve">, </w:t>
      </w:r>
      <w:r>
        <w:rPr>
          <w:rFonts w:ascii="Calibri" w:hAnsi="Calibri" w:cs="Calibri"/>
          <w:b/>
          <w:bCs/>
          <w:lang w:val="en-US"/>
        </w:rPr>
        <w:t>19</w:t>
      </w:r>
      <w:r>
        <w:rPr>
          <w:rFonts w:ascii="Calibri" w:hAnsi="Calibri" w:cs="Calibri"/>
          <w:lang w:val="en-US"/>
        </w:rPr>
        <w:t>, 122–134.</w:t>
      </w:r>
    </w:p>
    <w:p>
      <w:pPr>
        <w:pStyle w:val="14"/>
        <w:rPr>
          <w:rFonts w:ascii="Calibri" w:hAnsi="Calibri" w:cs="Calibri"/>
          <w:lang w:val="en-US"/>
        </w:rPr>
      </w:pPr>
      <w:r>
        <w:rPr>
          <w:rFonts w:ascii="Calibri" w:hAnsi="Calibri" w:cs="Calibri"/>
          <w:lang w:val="en-US"/>
        </w:rPr>
        <w:t xml:space="preserve">Keane,T.M. </w:t>
      </w:r>
      <w:r>
        <w:rPr>
          <w:rFonts w:ascii="Calibri" w:hAnsi="Calibri" w:cs="Calibri"/>
          <w:i/>
          <w:iCs/>
          <w:lang w:val="en-US"/>
        </w:rPr>
        <w:t>et al.</w:t>
      </w:r>
      <w:r>
        <w:rPr>
          <w:rFonts w:ascii="Calibri" w:hAnsi="Calibri" w:cs="Calibri"/>
          <w:lang w:val="en-US"/>
        </w:rPr>
        <w:t xml:space="preserve"> (2011) Mouse genomic variation and its effect on phenotypes and gene regulation. </w:t>
      </w:r>
      <w:r>
        <w:rPr>
          <w:rFonts w:ascii="Calibri" w:hAnsi="Calibri" w:cs="Calibri"/>
          <w:i/>
          <w:iCs/>
          <w:lang w:val="en-US"/>
        </w:rPr>
        <w:t>Nature</w:t>
      </w:r>
      <w:r>
        <w:rPr>
          <w:rFonts w:ascii="Calibri" w:hAnsi="Calibri" w:cs="Calibri"/>
          <w:lang w:val="en-US"/>
        </w:rPr>
        <w:t xml:space="preserve">, </w:t>
      </w:r>
      <w:r>
        <w:rPr>
          <w:rFonts w:ascii="Calibri" w:hAnsi="Calibri" w:cs="Calibri"/>
          <w:b/>
          <w:bCs/>
          <w:lang w:val="en-US"/>
        </w:rPr>
        <w:t>477</w:t>
      </w:r>
      <w:r>
        <w:rPr>
          <w:rFonts w:ascii="Calibri" w:hAnsi="Calibri" w:cs="Calibri"/>
          <w:lang w:val="en-US"/>
        </w:rPr>
        <w:t>, 289–294.</w:t>
      </w:r>
    </w:p>
    <w:p>
      <w:pPr>
        <w:pStyle w:val="14"/>
        <w:rPr>
          <w:rFonts w:ascii="Calibri" w:hAnsi="Calibri" w:cs="Calibri"/>
          <w:lang w:val="en-US"/>
        </w:rPr>
      </w:pPr>
      <w:r>
        <w:rPr>
          <w:rFonts w:ascii="Calibri" w:hAnsi="Calibri" w:cs="Calibri"/>
          <w:lang w:val="en-US"/>
        </w:rPr>
        <w:t xml:space="preserve">Lagarrigue,S. </w:t>
      </w:r>
      <w:r>
        <w:rPr>
          <w:rFonts w:ascii="Calibri" w:hAnsi="Calibri" w:cs="Calibri"/>
          <w:i/>
          <w:iCs/>
          <w:lang w:val="en-US"/>
        </w:rPr>
        <w:t>et al.</w:t>
      </w:r>
      <w:r>
        <w:rPr>
          <w:rFonts w:ascii="Calibri" w:hAnsi="Calibri" w:cs="Calibri"/>
          <w:lang w:val="en-US"/>
        </w:rPr>
        <w:t xml:space="preserve"> (2013) Analysis of allele-specific expression in mouse liver by RNA-Seq: a comparison with Cis-eQTL identified using genetic linkage. </w:t>
      </w:r>
      <w:r>
        <w:rPr>
          <w:rFonts w:ascii="Calibri" w:hAnsi="Calibri" w:cs="Calibri"/>
          <w:i/>
          <w:iCs/>
          <w:lang w:val="en-US"/>
        </w:rPr>
        <w:t>Genetics</w:t>
      </w:r>
      <w:r>
        <w:rPr>
          <w:rFonts w:ascii="Calibri" w:hAnsi="Calibri" w:cs="Calibri"/>
          <w:lang w:val="en-US"/>
        </w:rPr>
        <w:t xml:space="preserve">, </w:t>
      </w:r>
      <w:r>
        <w:rPr>
          <w:rFonts w:ascii="Calibri" w:hAnsi="Calibri" w:cs="Calibri"/>
          <w:b/>
          <w:bCs/>
          <w:lang w:val="en-US"/>
        </w:rPr>
        <w:t>195</w:t>
      </w:r>
      <w:r>
        <w:rPr>
          <w:rFonts w:ascii="Calibri" w:hAnsi="Calibri" w:cs="Calibri"/>
          <w:lang w:val="en-US"/>
        </w:rPr>
        <w:t>, 1157–1166.</w:t>
      </w:r>
    </w:p>
    <w:p>
      <w:pPr>
        <w:pStyle w:val="14"/>
        <w:rPr>
          <w:rFonts w:ascii="Calibri" w:hAnsi="Calibri" w:cs="Calibri"/>
          <w:lang w:val="en-US"/>
        </w:rPr>
      </w:pPr>
      <w:r>
        <w:rPr>
          <w:rFonts w:ascii="Calibri" w:hAnsi="Calibri" w:cs="Calibri"/>
          <w:lang w:val="en-US"/>
        </w:rPr>
        <w:t xml:space="preserve">León-Novelo,L.G. </w:t>
      </w:r>
      <w:r>
        <w:rPr>
          <w:rFonts w:ascii="Calibri" w:hAnsi="Calibri" w:cs="Calibri"/>
          <w:i/>
          <w:iCs/>
          <w:lang w:val="en-US"/>
        </w:rPr>
        <w:t>et al.</w:t>
      </w:r>
      <w:r>
        <w:rPr>
          <w:rFonts w:ascii="Calibri" w:hAnsi="Calibri" w:cs="Calibri"/>
          <w:lang w:val="en-US"/>
        </w:rPr>
        <w:t xml:space="preserve"> (2014) A flexible Bayesian method for detecting allelic imbalance in RNA-seq data. </w:t>
      </w:r>
      <w:r>
        <w:rPr>
          <w:rFonts w:ascii="Calibri" w:hAnsi="Calibri" w:cs="Calibri"/>
          <w:i/>
          <w:iCs/>
          <w:lang w:val="en-US"/>
        </w:rPr>
        <w:t>BMC Genomics</w:t>
      </w:r>
      <w:r>
        <w:rPr>
          <w:rFonts w:ascii="Calibri" w:hAnsi="Calibri" w:cs="Calibri"/>
          <w:lang w:val="en-US"/>
        </w:rPr>
        <w:t xml:space="preserve">, </w:t>
      </w:r>
      <w:r>
        <w:rPr>
          <w:rFonts w:ascii="Calibri" w:hAnsi="Calibri" w:cs="Calibri"/>
          <w:b/>
          <w:bCs/>
          <w:lang w:val="en-US"/>
        </w:rPr>
        <w:t>15</w:t>
      </w:r>
      <w:r>
        <w:rPr>
          <w:rFonts w:ascii="Calibri" w:hAnsi="Calibri" w:cs="Calibri"/>
          <w:lang w:val="en-US"/>
        </w:rPr>
        <w:t>, 920.</w:t>
      </w:r>
    </w:p>
    <w:p>
      <w:pPr>
        <w:pStyle w:val="14"/>
        <w:rPr>
          <w:rFonts w:ascii="Calibri" w:hAnsi="Calibri" w:cs="Calibri"/>
          <w:lang w:val="en-US"/>
        </w:rPr>
      </w:pPr>
      <w:r>
        <w:rPr>
          <w:rFonts w:ascii="Calibri" w:hAnsi="Calibri" w:cs="Calibri"/>
          <w:lang w:val="en-US"/>
        </w:rPr>
        <w:t xml:space="preserve">Liu,Z. </w:t>
      </w:r>
      <w:r>
        <w:rPr>
          <w:rFonts w:ascii="Calibri" w:hAnsi="Calibri" w:cs="Calibri"/>
          <w:i/>
          <w:iCs/>
          <w:lang w:val="en-US"/>
        </w:rPr>
        <w:t>et al.</w:t>
      </w:r>
      <w:r>
        <w:rPr>
          <w:rFonts w:ascii="Calibri" w:hAnsi="Calibri" w:cs="Calibri"/>
          <w:lang w:val="en-US"/>
        </w:rPr>
        <w:t xml:space="preserve"> (2014) Comparing computational methods for identification of allele-specific expression based on next generation sequencing data. </w:t>
      </w:r>
      <w:r>
        <w:rPr>
          <w:rFonts w:ascii="Calibri" w:hAnsi="Calibri" w:cs="Calibri"/>
          <w:i/>
          <w:iCs/>
          <w:lang w:val="en-US"/>
        </w:rPr>
        <w:t>Genet. Epidemiol.</w:t>
      </w:r>
      <w:r>
        <w:rPr>
          <w:rFonts w:ascii="Calibri" w:hAnsi="Calibri" w:cs="Calibri"/>
          <w:lang w:val="en-US"/>
        </w:rPr>
        <w:t xml:space="preserve">, </w:t>
      </w:r>
      <w:r>
        <w:rPr>
          <w:rFonts w:ascii="Calibri" w:hAnsi="Calibri" w:cs="Calibri"/>
          <w:b/>
          <w:bCs/>
          <w:lang w:val="en-US"/>
        </w:rPr>
        <w:t>38</w:t>
      </w:r>
      <w:r>
        <w:rPr>
          <w:rFonts w:ascii="Calibri" w:hAnsi="Calibri" w:cs="Calibri"/>
          <w:lang w:val="en-US"/>
        </w:rPr>
        <w:t>, 591–598.</w:t>
      </w:r>
    </w:p>
    <w:p>
      <w:pPr>
        <w:pStyle w:val="14"/>
        <w:rPr>
          <w:rFonts w:ascii="Calibri" w:hAnsi="Calibri" w:cs="Calibri"/>
          <w:lang w:val="en-US"/>
        </w:rPr>
      </w:pPr>
      <w:r>
        <w:rPr>
          <w:rFonts w:ascii="Calibri" w:hAnsi="Calibri" w:cs="Calibri"/>
          <w:lang w:val="en-US"/>
        </w:rPr>
        <w:t xml:space="preserve">Lorenc,A. </w:t>
      </w:r>
      <w:r>
        <w:rPr>
          <w:rFonts w:ascii="Calibri" w:hAnsi="Calibri" w:cs="Calibri"/>
          <w:i/>
          <w:iCs/>
          <w:lang w:val="en-US"/>
        </w:rPr>
        <w:t>et al.</w:t>
      </w:r>
      <w:r>
        <w:rPr>
          <w:rFonts w:ascii="Calibri" w:hAnsi="Calibri" w:cs="Calibri"/>
          <w:lang w:val="en-US"/>
        </w:rPr>
        <w:t xml:space="preserve"> (2014) Genetic differentiation of hypothalamus parentally biased transcripts in populations of the house mouse implicate the Prader-Willi syndrome imprinted region as a possible source of behavioral divergence. </w:t>
      </w:r>
      <w:r>
        <w:rPr>
          <w:rFonts w:ascii="Calibri" w:hAnsi="Calibri" w:cs="Calibri"/>
          <w:i/>
          <w:iCs/>
          <w:lang w:val="en-US"/>
        </w:rPr>
        <w:t>Mol. Biol. Evol.</w:t>
      </w:r>
      <w:r>
        <w:rPr>
          <w:rFonts w:ascii="Calibri" w:hAnsi="Calibri" w:cs="Calibri"/>
          <w:lang w:val="en-US"/>
        </w:rPr>
        <w:t xml:space="preserve">, </w:t>
      </w:r>
      <w:r>
        <w:rPr>
          <w:rFonts w:ascii="Calibri" w:hAnsi="Calibri" w:cs="Calibri"/>
          <w:b/>
          <w:bCs/>
          <w:lang w:val="en-US"/>
        </w:rPr>
        <w:t>31</w:t>
      </w:r>
      <w:r>
        <w:rPr>
          <w:rFonts w:ascii="Calibri" w:hAnsi="Calibri" w:cs="Calibri"/>
          <w:lang w:val="en-US"/>
        </w:rPr>
        <w:t>, 3240–3249.</w:t>
      </w:r>
    </w:p>
    <w:p>
      <w:pPr>
        <w:pStyle w:val="14"/>
        <w:rPr>
          <w:rFonts w:ascii="Calibri" w:hAnsi="Calibri" w:cs="Calibri"/>
          <w:lang w:val="en-US"/>
        </w:rPr>
      </w:pPr>
      <w:r>
        <w:rPr>
          <w:rFonts w:ascii="Calibri" w:hAnsi="Calibri" w:cs="Calibri"/>
          <w:lang w:val="en-US"/>
        </w:rPr>
        <w:t xml:space="preserve">Love,M.I. </w:t>
      </w:r>
      <w:r>
        <w:rPr>
          <w:rFonts w:ascii="Calibri" w:hAnsi="Calibri" w:cs="Calibri"/>
          <w:i/>
          <w:iCs/>
          <w:lang w:val="en-US"/>
        </w:rPr>
        <w:t>et al.</w:t>
      </w:r>
      <w:r>
        <w:rPr>
          <w:rFonts w:ascii="Calibri" w:hAnsi="Calibri" w:cs="Calibri"/>
          <w:lang w:val="en-US"/>
        </w:rPr>
        <w:t xml:space="preserve"> (2014) Moderated estimation of fold change and  dispersion for RNA-seq data with DESeq2. </w:t>
      </w:r>
      <w:r>
        <w:rPr>
          <w:rFonts w:ascii="Calibri" w:hAnsi="Calibri" w:cs="Calibri"/>
          <w:i/>
          <w:iCs/>
          <w:lang w:val="en-US"/>
        </w:rPr>
        <w:t>Genome Biol.</w:t>
      </w:r>
      <w:r>
        <w:rPr>
          <w:rFonts w:ascii="Calibri" w:hAnsi="Calibri" w:cs="Calibri"/>
          <w:lang w:val="en-US"/>
        </w:rPr>
        <w:t xml:space="preserve">, </w:t>
      </w:r>
      <w:r>
        <w:rPr>
          <w:rFonts w:ascii="Calibri" w:hAnsi="Calibri" w:cs="Calibri"/>
          <w:b/>
          <w:bCs/>
          <w:lang w:val="en-US"/>
        </w:rPr>
        <w:t>15</w:t>
      </w:r>
      <w:r>
        <w:rPr>
          <w:rFonts w:ascii="Calibri" w:hAnsi="Calibri" w:cs="Calibri"/>
          <w:lang w:val="en-US"/>
        </w:rPr>
        <w:t>, 550.</w:t>
      </w:r>
    </w:p>
    <w:p>
      <w:pPr>
        <w:pStyle w:val="14"/>
        <w:rPr>
          <w:rFonts w:ascii="Calibri" w:hAnsi="Calibri" w:cs="Calibri"/>
          <w:lang w:val="en-US"/>
        </w:rPr>
      </w:pPr>
      <w:r>
        <w:rPr>
          <w:rFonts w:ascii="Calibri" w:hAnsi="Calibri" w:cs="Calibri"/>
          <w:lang w:val="en-US"/>
        </w:rPr>
        <w:t xml:space="preserve">Lu,R. </w:t>
      </w:r>
      <w:r>
        <w:rPr>
          <w:rFonts w:ascii="Calibri" w:hAnsi="Calibri" w:cs="Calibri"/>
          <w:i/>
          <w:iCs/>
          <w:lang w:val="en-US"/>
        </w:rPr>
        <w:t>et al.</w:t>
      </w:r>
      <w:r>
        <w:rPr>
          <w:rFonts w:ascii="Calibri" w:hAnsi="Calibri" w:cs="Calibri"/>
          <w:lang w:val="en-US"/>
        </w:rPr>
        <w:t xml:space="preserve"> (2015) Analyzing allele specific RNA expression using mixture models. </w:t>
      </w:r>
      <w:r>
        <w:rPr>
          <w:rFonts w:ascii="Calibri" w:hAnsi="Calibri" w:cs="Calibri"/>
          <w:i/>
          <w:iCs/>
          <w:lang w:val="en-US"/>
        </w:rPr>
        <w:t>BMC Genomics</w:t>
      </w:r>
      <w:r>
        <w:rPr>
          <w:rFonts w:ascii="Calibri" w:hAnsi="Calibri" w:cs="Calibri"/>
          <w:lang w:val="en-US"/>
        </w:rPr>
        <w:t xml:space="preserve">, </w:t>
      </w:r>
      <w:r>
        <w:rPr>
          <w:rFonts w:ascii="Calibri" w:hAnsi="Calibri" w:cs="Calibri"/>
          <w:b/>
          <w:bCs/>
          <w:lang w:val="en-US"/>
        </w:rPr>
        <w:t>16</w:t>
      </w:r>
      <w:r>
        <w:rPr>
          <w:rFonts w:ascii="Calibri" w:hAnsi="Calibri" w:cs="Calibri"/>
          <w:lang w:val="en-US"/>
        </w:rPr>
        <w:t>, 566.</w:t>
      </w:r>
    </w:p>
    <w:p>
      <w:pPr>
        <w:pStyle w:val="14"/>
        <w:rPr>
          <w:rFonts w:ascii="Calibri" w:hAnsi="Calibri" w:cs="Calibri"/>
          <w:lang w:val="en-US"/>
        </w:rPr>
      </w:pPr>
      <w:r>
        <w:rPr>
          <w:rFonts w:ascii="Calibri" w:hAnsi="Calibri" w:cs="Calibri"/>
          <w:lang w:val="en-US"/>
        </w:rPr>
        <w:t xml:space="preserve">Mayba,O. </w:t>
      </w:r>
      <w:r>
        <w:rPr>
          <w:rFonts w:ascii="Calibri" w:hAnsi="Calibri" w:cs="Calibri"/>
          <w:i/>
          <w:iCs/>
          <w:lang w:val="en-US"/>
        </w:rPr>
        <w:t>et al.</w:t>
      </w:r>
      <w:r>
        <w:rPr>
          <w:rFonts w:ascii="Calibri" w:hAnsi="Calibri" w:cs="Calibri"/>
          <w:lang w:val="en-US"/>
        </w:rPr>
        <w:t xml:space="preserve"> (2014) MBASED: allele-specific expression detection in cancer tissues and cell lines. </w:t>
      </w:r>
      <w:r>
        <w:rPr>
          <w:rFonts w:ascii="Calibri" w:hAnsi="Calibri" w:cs="Calibri"/>
          <w:i/>
          <w:iCs/>
          <w:lang w:val="en-US"/>
        </w:rPr>
        <w:t>Genome Biol.</w:t>
      </w:r>
      <w:r>
        <w:rPr>
          <w:rFonts w:ascii="Calibri" w:hAnsi="Calibri" w:cs="Calibri"/>
          <w:lang w:val="en-US"/>
        </w:rPr>
        <w:t xml:space="preserve">, </w:t>
      </w:r>
      <w:r>
        <w:rPr>
          <w:rFonts w:ascii="Calibri" w:hAnsi="Calibri" w:cs="Calibri"/>
          <w:b/>
          <w:bCs/>
          <w:lang w:val="en-US"/>
        </w:rPr>
        <w:t>15</w:t>
      </w:r>
      <w:r>
        <w:rPr>
          <w:rFonts w:ascii="Calibri" w:hAnsi="Calibri" w:cs="Calibri"/>
          <w:lang w:val="en-US"/>
        </w:rPr>
        <w:t>, 405.</w:t>
      </w:r>
    </w:p>
    <w:p>
      <w:pPr>
        <w:pStyle w:val="14"/>
        <w:rPr>
          <w:rFonts w:ascii="Calibri" w:hAnsi="Calibri" w:cs="Calibri"/>
          <w:lang w:val="en-US"/>
        </w:rPr>
      </w:pPr>
      <w:r>
        <w:rPr>
          <w:rFonts w:ascii="Calibri" w:hAnsi="Calibri" w:cs="Calibri"/>
          <w:lang w:val="en-US"/>
        </w:rPr>
        <w:t xml:space="preserve">Metsalu,T. </w:t>
      </w:r>
      <w:r>
        <w:rPr>
          <w:rFonts w:ascii="Calibri" w:hAnsi="Calibri" w:cs="Calibri"/>
          <w:i/>
          <w:iCs/>
          <w:lang w:val="en-US"/>
        </w:rPr>
        <w:t>et al.</w:t>
      </w:r>
      <w:r>
        <w:rPr>
          <w:rFonts w:ascii="Calibri" w:hAnsi="Calibri" w:cs="Calibri"/>
          <w:lang w:val="en-US"/>
        </w:rPr>
        <w:t xml:space="preserve"> (2014) Using RNA sequencing for identifying gene imprinting and random monoallelic expression in human placenta. </w:t>
      </w:r>
      <w:r>
        <w:rPr>
          <w:rFonts w:ascii="Calibri" w:hAnsi="Calibri" w:cs="Calibri"/>
          <w:i/>
          <w:iCs/>
          <w:lang w:val="en-US"/>
        </w:rPr>
        <w:t>Epigenetics</w:t>
      </w:r>
      <w:r>
        <w:rPr>
          <w:rFonts w:ascii="Calibri" w:hAnsi="Calibri" w:cs="Calibri"/>
          <w:lang w:val="en-US"/>
        </w:rPr>
        <w:t xml:space="preserve">, </w:t>
      </w:r>
      <w:r>
        <w:rPr>
          <w:rFonts w:ascii="Calibri" w:hAnsi="Calibri" w:cs="Calibri"/>
          <w:b/>
          <w:bCs/>
          <w:lang w:val="en-US"/>
        </w:rPr>
        <w:t>9</w:t>
      </w:r>
      <w:r>
        <w:rPr>
          <w:rFonts w:ascii="Calibri" w:hAnsi="Calibri" w:cs="Calibri"/>
          <w:lang w:val="en-US"/>
        </w:rPr>
        <w:t>, 1397–1409.</w:t>
      </w:r>
    </w:p>
    <w:p>
      <w:pPr>
        <w:pStyle w:val="14"/>
        <w:rPr>
          <w:rFonts w:ascii="Calibri" w:hAnsi="Calibri" w:cs="Calibri"/>
          <w:lang w:val="en-US"/>
        </w:rPr>
      </w:pPr>
      <w:r>
        <w:rPr>
          <w:rFonts w:ascii="Calibri" w:hAnsi="Calibri" w:cs="Calibri"/>
          <w:lang w:val="en-US"/>
        </w:rPr>
        <w:t xml:space="preserve">Nothnagel,M. </w:t>
      </w:r>
      <w:r>
        <w:rPr>
          <w:rFonts w:ascii="Calibri" w:hAnsi="Calibri" w:cs="Calibri"/>
          <w:i/>
          <w:iCs/>
          <w:lang w:val="en-US"/>
        </w:rPr>
        <w:t>et al.</w:t>
      </w:r>
      <w:r>
        <w:rPr>
          <w:rFonts w:ascii="Calibri" w:hAnsi="Calibri" w:cs="Calibri"/>
          <w:lang w:val="en-US"/>
        </w:rPr>
        <w:t xml:space="preserve"> (2011) Statistical inference of allelic imbalance from transcriptome data. </w:t>
      </w:r>
      <w:r>
        <w:rPr>
          <w:rFonts w:ascii="Calibri" w:hAnsi="Calibri" w:cs="Calibri"/>
          <w:i/>
          <w:iCs/>
          <w:lang w:val="en-US"/>
        </w:rPr>
        <w:t>Hum. Mutat.</w:t>
      </w:r>
      <w:r>
        <w:rPr>
          <w:rFonts w:ascii="Calibri" w:hAnsi="Calibri" w:cs="Calibri"/>
          <w:lang w:val="en-US"/>
        </w:rPr>
        <w:t xml:space="preserve">, </w:t>
      </w:r>
      <w:r>
        <w:rPr>
          <w:rFonts w:ascii="Calibri" w:hAnsi="Calibri" w:cs="Calibri"/>
          <w:b/>
          <w:bCs/>
          <w:lang w:val="en-US"/>
        </w:rPr>
        <w:t>32</w:t>
      </w:r>
      <w:r>
        <w:rPr>
          <w:rFonts w:ascii="Calibri" w:hAnsi="Calibri" w:cs="Calibri"/>
          <w:lang w:val="en-US"/>
        </w:rPr>
        <w:t>, 98–106.</w:t>
      </w:r>
    </w:p>
    <w:p>
      <w:pPr>
        <w:pStyle w:val="14"/>
        <w:rPr>
          <w:rFonts w:ascii="Calibri" w:hAnsi="Calibri" w:cs="Calibri"/>
          <w:lang w:val="en-US"/>
        </w:rPr>
      </w:pPr>
      <w:r>
        <w:rPr>
          <w:rFonts w:ascii="Calibri" w:hAnsi="Calibri" w:cs="Calibri"/>
          <w:lang w:val="en-US"/>
        </w:rPr>
        <w:t xml:space="preserve">Pandey,R.V. </w:t>
      </w:r>
      <w:r>
        <w:rPr>
          <w:rFonts w:ascii="Calibri" w:hAnsi="Calibri" w:cs="Calibri"/>
          <w:i/>
          <w:iCs/>
          <w:lang w:val="en-US"/>
        </w:rPr>
        <w:t>et al.</w:t>
      </w:r>
      <w:r>
        <w:rPr>
          <w:rFonts w:ascii="Calibri" w:hAnsi="Calibri" w:cs="Calibri"/>
          <w:lang w:val="en-US"/>
        </w:rPr>
        <w:t xml:space="preserve"> (2013) Allelic imbalance metre (Allim), a new tool for measuring allele-specific gene expression with RNA-seq data. </w:t>
      </w:r>
      <w:r>
        <w:rPr>
          <w:rFonts w:ascii="Calibri" w:hAnsi="Calibri" w:cs="Calibri"/>
          <w:i/>
          <w:iCs/>
          <w:lang w:val="en-US"/>
        </w:rPr>
        <w:t>Mol Ecol Resour</w:t>
      </w:r>
      <w:r>
        <w:rPr>
          <w:rFonts w:ascii="Calibri" w:hAnsi="Calibri" w:cs="Calibri"/>
          <w:lang w:val="en-US"/>
        </w:rPr>
        <w:t xml:space="preserve">, </w:t>
      </w:r>
      <w:r>
        <w:rPr>
          <w:rFonts w:ascii="Calibri" w:hAnsi="Calibri" w:cs="Calibri"/>
          <w:b/>
          <w:bCs/>
          <w:lang w:val="en-US"/>
        </w:rPr>
        <w:t>13</w:t>
      </w:r>
      <w:r>
        <w:rPr>
          <w:rFonts w:ascii="Calibri" w:hAnsi="Calibri" w:cs="Calibri"/>
          <w:lang w:val="en-US"/>
        </w:rPr>
        <w:t>, 740–745.</w:t>
      </w:r>
    </w:p>
    <w:p>
      <w:pPr>
        <w:pStyle w:val="14"/>
        <w:rPr>
          <w:rFonts w:ascii="Calibri" w:hAnsi="Calibri" w:cs="Calibri"/>
          <w:lang w:val="en-US"/>
        </w:rPr>
      </w:pPr>
      <w:r>
        <w:rPr>
          <w:rFonts w:ascii="Calibri" w:hAnsi="Calibri" w:cs="Calibri"/>
          <w:lang w:val="en-US"/>
        </w:rPr>
        <w:t xml:space="preserve">Perez,J.D. </w:t>
      </w:r>
      <w:r>
        <w:rPr>
          <w:rFonts w:ascii="Calibri" w:hAnsi="Calibri" w:cs="Calibri"/>
          <w:i/>
          <w:iCs/>
          <w:lang w:val="en-US"/>
        </w:rPr>
        <w:t>et al.</w:t>
      </w:r>
      <w:r>
        <w:rPr>
          <w:rFonts w:ascii="Calibri" w:hAnsi="Calibri" w:cs="Calibri"/>
          <w:lang w:val="en-US"/>
        </w:rPr>
        <w:t xml:space="preserve"> (2015) Quantitative and functional interrogation of parent-of-origin allelic expression biases in the brain. </w:t>
      </w:r>
      <w:r>
        <w:rPr>
          <w:rFonts w:ascii="Calibri" w:hAnsi="Calibri" w:cs="Calibri"/>
          <w:i/>
          <w:iCs/>
          <w:lang w:val="en-US"/>
        </w:rPr>
        <w:t>Elife</w:t>
      </w:r>
      <w:r>
        <w:rPr>
          <w:rFonts w:ascii="Calibri" w:hAnsi="Calibri" w:cs="Calibri"/>
          <w:lang w:val="en-US"/>
        </w:rPr>
        <w:t xml:space="preserve">, </w:t>
      </w:r>
      <w:r>
        <w:rPr>
          <w:rFonts w:ascii="Calibri" w:hAnsi="Calibri" w:cs="Calibri"/>
          <w:b/>
          <w:bCs/>
          <w:lang w:val="en-US"/>
        </w:rPr>
        <w:t>4</w:t>
      </w:r>
      <w:r>
        <w:rPr>
          <w:rFonts w:ascii="Calibri" w:hAnsi="Calibri" w:cs="Calibri"/>
          <w:lang w:val="en-US"/>
        </w:rPr>
        <w:t>, e07860.</w:t>
      </w:r>
    </w:p>
    <w:p>
      <w:pPr>
        <w:pStyle w:val="14"/>
        <w:rPr>
          <w:rFonts w:ascii="Calibri" w:hAnsi="Calibri" w:cs="Calibri"/>
          <w:lang w:val="en-US"/>
        </w:rPr>
      </w:pPr>
      <w:r>
        <w:rPr>
          <w:rFonts w:ascii="Calibri" w:hAnsi="Calibri" w:cs="Calibri"/>
          <w:lang w:val="en-US"/>
        </w:rPr>
        <w:t xml:space="preserve">Pinter,S.F. </w:t>
      </w:r>
      <w:r>
        <w:rPr>
          <w:rFonts w:ascii="Calibri" w:hAnsi="Calibri" w:cs="Calibri"/>
          <w:i/>
          <w:iCs/>
          <w:lang w:val="en-US"/>
        </w:rPr>
        <w:t>et al.</w:t>
      </w:r>
      <w:r>
        <w:rPr>
          <w:rFonts w:ascii="Calibri" w:hAnsi="Calibri" w:cs="Calibri"/>
          <w:lang w:val="en-US"/>
        </w:rPr>
        <w:t xml:space="preserve"> (2015) Allelic Imbalance Is a Prevalent and Tissue-Specific Feature of the Mouse Transcriptome. </w:t>
      </w:r>
      <w:r>
        <w:rPr>
          <w:rFonts w:ascii="Calibri" w:hAnsi="Calibri" w:cs="Calibri"/>
          <w:i/>
          <w:iCs/>
          <w:lang w:val="en-US"/>
        </w:rPr>
        <w:t>Genetics</w:t>
      </w:r>
      <w:r>
        <w:rPr>
          <w:rFonts w:ascii="Calibri" w:hAnsi="Calibri" w:cs="Calibri"/>
          <w:lang w:val="en-US"/>
        </w:rPr>
        <w:t xml:space="preserve">, </w:t>
      </w:r>
      <w:r>
        <w:rPr>
          <w:rFonts w:ascii="Calibri" w:hAnsi="Calibri" w:cs="Calibri"/>
          <w:b/>
          <w:bCs/>
          <w:lang w:val="en-US"/>
        </w:rPr>
        <w:t>200</w:t>
      </w:r>
      <w:r>
        <w:rPr>
          <w:rFonts w:ascii="Calibri" w:hAnsi="Calibri" w:cs="Calibri"/>
          <w:lang w:val="en-US"/>
        </w:rPr>
        <w:t>, 537–549.</w:t>
      </w:r>
    </w:p>
    <w:p>
      <w:pPr>
        <w:pStyle w:val="14"/>
        <w:rPr>
          <w:rFonts w:ascii="Calibri" w:hAnsi="Calibri" w:cs="Calibri"/>
          <w:lang w:val="en-US"/>
        </w:rPr>
      </w:pPr>
      <w:r>
        <w:rPr>
          <w:rFonts w:ascii="Calibri" w:hAnsi="Calibri" w:cs="Calibri"/>
          <w:lang w:val="en-US"/>
        </w:rPr>
        <w:t xml:space="preserve">Pirinen,M. </w:t>
      </w:r>
      <w:r>
        <w:rPr>
          <w:rFonts w:ascii="Calibri" w:hAnsi="Calibri" w:cs="Calibri"/>
          <w:i/>
          <w:iCs/>
          <w:lang w:val="en-US"/>
        </w:rPr>
        <w:t>et al.</w:t>
      </w:r>
      <w:r>
        <w:rPr>
          <w:rFonts w:ascii="Calibri" w:hAnsi="Calibri" w:cs="Calibri"/>
          <w:lang w:val="en-US"/>
        </w:rPr>
        <w:t xml:space="preserve"> (2015) Assessing allele-specific expression across multiple tissues from RNA-seq read data. </w:t>
      </w:r>
      <w:r>
        <w:rPr>
          <w:rFonts w:ascii="Calibri" w:hAnsi="Calibri" w:cs="Calibri"/>
          <w:i/>
          <w:iCs/>
          <w:lang w:val="en-US"/>
        </w:rPr>
        <w:t>Bioinformatics</w:t>
      </w:r>
      <w:r>
        <w:rPr>
          <w:rFonts w:ascii="Calibri" w:hAnsi="Calibri" w:cs="Calibri"/>
          <w:lang w:val="en-US"/>
        </w:rPr>
        <w:t xml:space="preserve">, </w:t>
      </w:r>
      <w:r>
        <w:rPr>
          <w:rFonts w:ascii="Calibri" w:hAnsi="Calibri" w:cs="Calibri"/>
          <w:b/>
          <w:bCs/>
          <w:lang w:val="en-US"/>
        </w:rPr>
        <w:t>31</w:t>
      </w:r>
      <w:r>
        <w:rPr>
          <w:rFonts w:ascii="Calibri" w:hAnsi="Calibri" w:cs="Calibri"/>
          <w:lang w:val="en-US"/>
        </w:rPr>
        <w:t>, 2497–2504.</w:t>
      </w:r>
    </w:p>
    <w:p>
      <w:pPr>
        <w:pStyle w:val="14"/>
        <w:rPr>
          <w:rFonts w:ascii="Calibri" w:hAnsi="Calibri" w:cs="Calibri"/>
          <w:lang w:val="en-US"/>
        </w:rPr>
      </w:pPr>
      <w:r>
        <w:rPr>
          <w:rFonts w:ascii="Calibri" w:hAnsi="Calibri" w:cs="Calibri"/>
          <w:lang w:val="en-US"/>
        </w:rPr>
        <w:t xml:space="preserve">Robinson,M.D. </w:t>
      </w:r>
      <w:r>
        <w:rPr>
          <w:rFonts w:ascii="Calibri" w:hAnsi="Calibri" w:cs="Calibri"/>
          <w:i/>
          <w:iCs/>
          <w:lang w:val="en-US"/>
        </w:rPr>
        <w:t>et al.</w:t>
      </w:r>
      <w:r>
        <w:rPr>
          <w:rFonts w:ascii="Calibri" w:hAnsi="Calibri" w:cs="Calibri"/>
          <w:lang w:val="en-US"/>
        </w:rPr>
        <w:t xml:space="preserve"> (2010) edgeR: a Bioconductor package for differential expression analysis of digital gene expression data. </w:t>
      </w:r>
      <w:r>
        <w:rPr>
          <w:rFonts w:ascii="Calibri" w:hAnsi="Calibri" w:cs="Calibri"/>
          <w:i/>
          <w:iCs/>
          <w:lang w:val="en-US"/>
        </w:rPr>
        <w:t>Bioinformatics</w:t>
      </w:r>
      <w:r>
        <w:rPr>
          <w:rFonts w:ascii="Calibri" w:hAnsi="Calibri" w:cs="Calibri"/>
          <w:lang w:val="en-US"/>
        </w:rPr>
        <w:t xml:space="preserve">, </w:t>
      </w:r>
      <w:r>
        <w:rPr>
          <w:rFonts w:ascii="Calibri" w:hAnsi="Calibri" w:cs="Calibri"/>
          <w:b/>
          <w:bCs/>
          <w:lang w:val="en-US"/>
        </w:rPr>
        <w:t>26</w:t>
      </w:r>
      <w:r>
        <w:rPr>
          <w:rFonts w:ascii="Calibri" w:hAnsi="Calibri" w:cs="Calibri"/>
          <w:lang w:val="en-US"/>
        </w:rPr>
        <w:t>, 139–140.</w:t>
      </w:r>
    </w:p>
    <w:p>
      <w:pPr>
        <w:pStyle w:val="14"/>
        <w:rPr>
          <w:rFonts w:ascii="Calibri" w:hAnsi="Calibri" w:cs="Calibri"/>
          <w:lang w:val="en-US"/>
        </w:rPr>
      </w:pPr>
      <w:r>
        <w:rPr>
          <w:rFonts w:ascii="Calibri" w:hAnsi="Calibri" w:cs="Calibri"/>
          <w:lang w:val="en-US"/>
        </w:rPr>
        <w:t xml:space="preserve">Romanel,A. </w:t>
      </w:r>
      <w:r>
        <w:rPr>
          <w:rFonts w:ascii="Calibri" w:hAnsi="Calibri" w:cs="Calibri"/>
          <w:i/>
          <w:iCs/>
          <w:lang w:val="en-US"/>
        </w:rPr>
        <w:t>et al.</w:t>
      </w:r>
      <w:r>
        <w:rPr>
          <w:rFonts w:ascii="Calibri" w:hAnsi="Calibri" w:cs="Calibri"/>
          <w:lang w:val="en-US"/>
        </w:rPr>
        <w:t xml:space="preserve"> (2015) ASEQ: fast allele-specific studies from next-generation sequencing data. </w:t>
      </w:r>
      <w:r>
        <w:rPr>
          <w:rFonts w:ascii="Calibri" w:hAnsi="Calibri" w:cs="Calibri"/>
          <w:i/>
          <w:iCs/>
          <w:lang w:val="en-US"/>
        </w:rPr>
        <w:t>BMC Med Genomics</w:t>
      </w:r>
      <w:r>
        <w:rPr>
          <w:rFonts w:ascii="Calibri" w:hAnsi="Calibri" w:cs="Calibri"/>
          <w:lang w:val="en-US"/>
        </w:rPr>
        <w:t xml:space="preserve">, </w:t>
      </w:r>
      <w:r>
        <w:rPr>
          <w:rFonts w:ascii="Calibri" w:hAnsi="Calibri" w:cs="Calibri"/>
          <w:b/>
          <w:bCs/>
          <w:lang w:val="en-US"/>
        </w:rPr>
        <w:t>8</w:t>
      </w:r>
      <w:r>
        <w:rPr>
          <w:rFonts w:ascii="Calibri" w:hAnsi="Calibri" w:cs="Calibri"/>
          <w:lang w:val="en-US"/>
        </w:rPr>
        <w:t>, 9.</w:t>
      </w:r>
    </w:p>
    <w:p>
      <w:pPr>
        <w:pStyle w:val="14"/>
        <w:rPr>
          <w:rFonts w:ascii="Calibri" w:hAnsi="Calibri" w:cs="Calibri"/>
          <w:lang w:val="en-US"/>
        </w:rPr>
      </w:pPr>
      <w:r>
        <w:rPr>
          <w:rFonts w:ascii="Calibri" w:hAnsi="Calibri" w:cs="Calibri"/>
          <w:lang w:val="en-US"/>
        </w:rPr>
        <w:t xml:space="preserve">Rozowsky,J. </w:t>
      </w:r>
      <w:r>
        <w:rPr>
          <w:rFonts w:ascii="Calibri" w:hAnsi="Calibri" w:cs="Calibri"/>
          <w:i/>
          <w:iCs/>
          <w:lang w:val="en-US"/>
        </w:rPr>
        <w:t>et al.</w:t>
      </w:r>
      <w:r>
        <w:rPr>
          <w:rFonts w:ascii="Calibri" w:hAnsi="Calibri" w:cs="Calibri"/>
          <w:lang w:val="en-US"/>
        </w:rPr>
        <w:t xml:space="preserve"> (2011) AlleleSeq: analysis of allele-specific expression and binding in a network framework. </w:t>
      </w:r>
      <w:r>
        <w:rPr>
          <w:rFonts w:ascii="Calibri" w:hAnsi="Calibri" w:cs="Calibri"/>
          <w:i/>
          <w:iCs/>
          <w:lang w:val="en-US"/>
        </w:rPr>
        <w:t>Mol. Syst. Biol.</w:t>
      </w:r>
      <w:r>
        <w:rPr>
          <w:rFonts w:ascii="Calibri" w:hAnsi="Calibri" w:cs="Calibri"/>
          <w:lang w:val="en-US"/>
        </w:rPr>
        <w:t xml:space="preserve">, </w:t>
      </w:r>
      <w:r>
        <w:rPr>
          <w:rFonts w:ascii="Calibri" w:hAnsi="Calibri" w:cs="Calibri"/>
          <w:b/>
          <w:bCs/>
          <w:lang w:val="en-US"/>
        </w:rPr>
        <w:t>7</w:t>
      </w:r>
      <w:r>
        <w:rPr>
          <w:rFonts w:ascii="Calibri" w:hAnsi="Calibri" w:cs="Calibri"/>
          <w:lang w:val="en-US"/>
        </w:rPr>
        <w:t>, 522.</w:t>
      </w:r>
    </w:p>
    <w:p>
      <w:pPr>
        <w:pStyle w:val="14"/>
        <w:rPr>
          <w:rFonts w:ascii="Calibri" w:hAnsi="Calibri" w:cs="Calibri"/>
          <w:lang w:val="en-US"/>
        </w:rPr>
      </w:pPr>
      <w:r>
        <w:rPr>
          <w:rFonts w:ascii="Calibri" w:hAnsi="Calibri" w:cs="Calibri"/>
          <w:lang w:val="en-US"/>
        </w:rPr>
        <w:t xml:space="preserve">Skelly,D.A. </w:t>
      </w:r>
      <w:r>
        <w:rPr>
          <w:rFonts w:ascii="Calibri" w:hAnsi="Calibri" w:cs="Calibri"/>
          <w:i/>
          <w:iCs/>
          <w:lang w:val="en-US"/>
        </w:rPr>
        <w:t>et al.</w:t>
      </w:r>
      <w:r>
        <w:rPr>
          <w:rFonts w:ascii="Calibri" w:hAnsi="Calibri" w:cs="Calibri"/>
          <w:lang w:val="en-US"/>
        </w:rPr>
        <w:t xml:space="preserve"> (2011) A powerful and flexible statistical framework for testing hypotheses of allele-specific gene expression from RNA-seq data. </w:t>
      </w:r>
      <w:r>
        <w:rPr>
          <w:rFonts w:ascii="Calibri" w:hAnsi="Calibri" w:cs="Calibri"/>
          <w:i/>
          <w:iCs/>
          <w:lang w:val="en-US"/>
        </w:rPr>
        <w:t>Genome Res.</w:t>
      </w:r>
      <w:r>
        <w:rPr>
          <w:rFonts w:ascii="Calibri" w:hAnsi="Calibri" w:cs="Calibri"/>
          <w:lang w:val="en-US"/>
        </w:rPr>
        <w:t xml:space="preserve">, </w:t>
      </w:r>
      <w:r>
        <w:rPr>
          <w:rFonts w:ascii="Calibri" w:hAnsi="Calibri" w:cs="Calibri"/>
          <w:b/>
          <w:bCs/>
          <w:lang w:val="en-US"/>
        </w:rPr>
        <w:t>21</w:t>
      </w:r>
      <w:r>
        <w:rPr>
          <w:rFonts w:ascii="Calibri" w:hAnsi="Calibri" w:cs="Calibri"/>
          <w:lang w:val="en-US"/>
        </w:rPr>
        <w:t>, 1728–1737.</w:t>
      </w:r>
    </w:p>
    <w:p>
      <w:pPr>
        <w:pStyle w:val="14"/>
        <w:rPr>
          <w:rFonts w:ascii="Calibri" w:hAnsi="Calibri" w:cs="Calibri"/>
          <w:lang w:val="en-US"/>
        </w:rPr>
      </w:pPr>
      <w:r>
        <w:rPr>
          <w:rFonts w:ascii="Calibri" w:hAnsi="Calibri" w:cs="Calibri"/>
          <w:lang w:val="en-US"/>
        </w:rPr>
        <w:t xml:space="preserve">Soderlund,C.A. </w:t>
      </w:r>
      <w:r>
        <w:rPr>
          <w:rFonts w:ascii="Calibri" w:hAnsi="Calibri" w:cs="Calibri"/>
          <w:i/>
          <w:iCs/>
          <w:lang w:val="en-US"/>
        </w:rPr>
        <w:t>et al.</w:t>
      </w:r>
      <w:r>
        <w:rPr>
          <w:rFonts w:ascii="Calibri" w:hAnsi="Calibri" w:cs="Calibri"/>
          <w:lang w:val="en-US"/>
        </w:rPr>
        <w:t xml:space="preserve"> (2014) Allele Workbench: transcriptome pipeline and interactive graphics for allele-specific expression. </w:t>
      </w:r>
      <w:r>
        <w:rPr>
          <w:rFonts w:ascii="Calibri" w:hAnsi="Calibri" w:cs="Calibri"/>
          <w:i/>
          <w:iCs/>
          <w:lang w:val="en-US"/>
        </w:rPr>
        <w:t>PLoS ONE</w:t>
      </w:r>
      <w:r>
        <w:rPr>
          <w:rFonts w:ascii="Calibri" w:hAnsi="Calibri" w:cs="Calibri"/>
          <w:lang w:val="en-US"/>
        </w:rPr>
        <w:t xml:space="preserve">, </w:t>
      </w:r>
      <w:r>
        <w:rPr>
          <w:rFonts w:ascii="Calibri" w:hAnsi="Calibri" w:cs="Calibri"/>
          <w:b/>
          <w:bCs/>
          <w:lang w:val="en-US"/>
        </w:rPr>
        <w:t>9</w:t>
      </w:r>
      <w:r>
        <w:rPr>
          <w:rFonts w:ascii="Calibri" w:hAnsi="Calibri" w:cs="Calibri"/>
          <w:lang w:val="en-US"/>
        </w:rPr>
        <w:t>, e115740.</w:t>
      </w:r>
    </w:p>
    <w:p>
      <w:pPr>
        <w:pStyle w:val="14"/>
        <w:rPr>
          <w:rFonts w:ascii="Calibri" w:hAnsi="Calibri" w:cs="Calibri"/>
          <w:lang w:val="en-US"/>
        </w:rPr>
      </w:pPr>
      <w:r>
        <w:rPr>
          <w:rFonts w:ascii="Calibri" w:hAnsi="Calibri" w:cs="Calibri"/>
          <w:lang w:val="en-US"/>
        </w:rPr>
        <w:t xml:space="preserve">Soneson,C. (2014) compcodeR--an R package for benchmarking differential expression methods for RNA-seq data. </w:t>
      </w:r>
      <w:r>
        <w:rPr>
          <w:rFonts w:ascii="Calibri" w:hAnsi="Calibri" w:cs="Calibri"/>
          <w:i/>
          <w:iCs/>
          <w:lang w:val="en-US"/>
        </w:rPr>
        <w:t>Bioinformatics</w:t>
      </w:r>
      <w:r>
        <w:rPr>
          <w:rFonts w:ascii="Calibri" w:hAnsi="Calibri" w:cs="Calibri"/>
          <w:lang w:val="en-US"/>
        </w:rPr>
        <w:t xml:space="preserve">, </w:t>
      </w:r>
      <w:r>
        <w:rPr>
          <w:rFonts w:ascii="Calibri" w:hAnsi="Calibri" w:cs="Calibri"/>
          <w:b/>
          <w:bCs/>
          <w:lang w:val="en-US"/>
        </w:rPr>
        <w:t>30</w:t>
      </w:r>
      <w:r>
        <w:rPr>
          <w:rFonts w:ascii="Calibri" w:hAnsi="Calibri" w:cs="Calibri"/>
          <w:lang w:val="en-US"/>
        </w:rPr>
        <w:t>, 2517–2518.</w:t>
      </w:r>
    </w:p>
    <w:p>
      <w:pPr>
        <w:pStyle w:val="14"/>
        <w:rPr>
          <w:rFonts w:ascii="Calibri" w:hAnsi="Calibri" w:cs="Calibri"/>
          <w:lang w:val="en-US"/>
        </w:rPr>
      </w:pPr>
      <w:r>
        <w:rPr>
          <w:rFonts w:ascii="Calibri" w:hAnsi="Calibri" w:cs="Calibri"/>
          <w:lang w:val="en-US"/>
        </w:rPr>
        <w:t xml:space="preserve">Soneson,C. and Delorenzi,M. (2013) A comparison of methods for differential expression analysis of RNA-seq data. </w:t>
      </w:r>
      <w:r>
        <w:rPr>
          <w:rFonts w:ascii="Calibri" w:hAnsi="Calibri" w:cs="Calibri"/>
          <w:i/>
          <w:iCs/>
          <w:lang w:val="en-US"/>
        </w:rPr>
        <w:t>BMC Bioinformatics</w:t>
      </w:r>
      <w:r>
        <w:rPr>
          <w:rFonts w:ascii="Calibri" w:hAnsi="Calibri" w:cs="Calibri"/>
          <w:lang w:val="en-US"/>
        </w:rPr>
        <w:t xml:space="preserve">, </w:t>
      </w:r>
      <w:r>
        <w:rPr>
          <w:rFonts w:ascii="Calibri" w:hAnsi="Calibri" w:cs="Calibri"/>
          <w:b/>
          <w:bCs/>
          <w:lang w:val="en-US"/>
        </w:rPr>
        <w:t>14</w:t>
      </w:r>
      <w:r>
        <w:rPr>
          <w:rFonts w:ascii="Calibri" w:hAnsi="Calibri" w:cs="Calibri"/>
          <w:lang w:val="en-US"/>
        </w:rPr>
        <w:t>, 91.</w:t>
      </w:r>
    </w:p>
    <w:p>
      <w:pPr>
        <w:pStyle w:val="14"/>
        <w:rPr>
          <w:rFonts w:ascii="Calibri" w:hAnsi="Calibri" w:cs="Calibri"/>
          <w:lang w:val="en-US"/>
        </w:rPr>
      </w:pPr>
      <w:r>
        <w:rPr>
          <w:rFonts w:ascii="Calibri" w:hAnsi="Calibri" w:cs="Calibri"/>
          <w:lang w:val="en-US"/>
        </w:rPr>
        <w:t xml:space="preserve">Storer,B.E. and Kim,C. (1990) Exact Properties of Some Exact Test Statistics for Comparing Two Binomial Proportions. </w:t>
      </w:r>
      <w:r>
        <w:rPr>
          <w:rFonts w:ascii="Calibri" w:hAnsi="Calibri" w:cs="Calibri"/>
          <w:i/>
          <w:iCs/>
          <w:lang w:val="en-US"/>
        </w:rPr>
        <w:t>Journal of the American Statistical Association</w:t>
      </w:r>
      <w:r>
        <w:rPr>
          <w:rFonts w:ascii="Calibri" w:hAnsi="Calibri" w:cs="Calibri"/>
          <w:lang w:val="en-US"/>
        </w:rPr>
        <w:t xml:space="preserve">, </w:t>
      </w:r>
      <w:r>
        <w:rPr>
          <w:rFonts w:ascii="Calibri" w:hAnsi="Calibri" w:cs="Calibri"/>
          <w:b/>
          <w:bCs/>
          <w:lang w:val="en-US"/>
        </w:rPr>
        <w:t>85</w:t>
      </w:r>
      <w:r>
        <w:rPr>
          <w:rFonts w:ascii="Calibri" w:hAnsi="Calibri" w:cs="Calibri"/>
          <w:lang w:val="en-US"/>
        </w:rPr>
        <w:t>, 146–155.</w:t>
      </w:r>
    </w:p>
    <w:p>
      <w:pPr>
        <w:pStyle w:val="14"/>
        <w:rPr>
          <w:rFonts w:ascii="Calibri" w:hAnsi="Calibri" w:cs="Calibri"/>
          <w:lang w:val="en-US"/>
        </w:rPr>
      </w:pPr>
      <w:r>
        <w:rPr>
          <w:rFonts w:ascii="Calibri" w:hAnsi="Calibri" w:cs="Calibri"/>
          <w:lang w:val="en-US"/>
        </w:rPr>
        <w:t xml:space="preserve">Takada,T. </w:t>
      </w:r>
      <w:r>
        <w:rPr>
          <w:rFonts w:ascii="Calibri" w:hAnsi="Calibri" w:cs="Calibri"/>
          <w:i/>
          <w:iCs/>
          <w:lang w:val="en-US"/>
        </w:rPr>
        <w:t>et al.</w:t>
      </w:r>
      <w:r>
        <w:rPr>
          <w:rFonts w:ascii="Calibri" w:hAnsi="Calibri" w:cs="Calibri"/>
          <w:lang w:val="en-US"/>
        </w:rPr>
        <w:t xml:space="preserve"> (2013) The ancestor of extant Japanese fancy mice contributed to the mosaic genomes of classical inbred strains. </w:t>
      </w:r>
      <w:r>
        <w:rPr>
          <w:rFonts w:ascii="Calibri" w:hAnsi="Calibri" w:cs="Calibri"/>
          <w:i/>
          <w:iCs/>
          <w:lang w:val="en-US"/>
        </w:rPr>
        <w:t>Genome Res.</w:t>
      </w:r>
      <w:r>
        <w:rPr>
          <w:rFonts w:ascii="Calibri" w:hAnsi="Calibri" w:cs="Calibri"/>
          <w:lang w:val="en-US"/>
        </w:rPr>
        <w:t xml:space="preserve">, </w:t>
      </w:r>
      <w:r>
        <w:rPr>
          <w:rFonts w:ascii="Calibri" w:hAnsi="Calibri" w:cs="Calibri"/>
          <w:b/>
          <w:bCs/>
          <w:lang w:val="en-US"/>
        </w:rPr>
        <w:t>23</w:t>
      </w:r>
      <w:r>
        <w:rPr>
          <w:rFonts w:ascii="Calibri" w:hAnsi="Calibri" w:cs="Calibri"/>
          <w:lang w:val="en-US"/>
        </w:rPr>
        <w:t>, 1329–1338.</w:t>
      </w:r>
    </w:p>
    <w:p>
      <w:pPr>
        <w:pStyle w:val="14"/>
        <w:rPr>
          <w:rFonts w:ascii="Calibri" w:hAnsi="Calibri" w:cs="Calibri"/>
          <w:lang w:val="en-US"/>
        </w:rPr>
      </w:pPr>
      <w:r>
        <w:rPr>
          <w:rFonts w:ascii="Calibri" w:hAnsi="Calibri" w:cs="Calibri"/>
          <w:lang w:val="en-US"/>
        </w:rPr>
        <w:t xml:space="preserve">Tran,D.A. </w:t>
      </w:r>
      <w:r>
        <w:rPr>
          <w:rFonts w:ascii="Calibri" w:hAnsi="Calibri" w:cs="Calibri"/>
          <w:i/>
          <w:iCs/>
          <w:lang w:val="en-US"/>
        </w:rPr>
        <w:t>et al.</w:t>
      </w:r>
      <w:r>
        <w:rPr>
          <w:rFonts w:ascii="Calibri" w:hAnsi="Calibri" w:cs="Calibri"/>
          <w:lang w:val="en-US"/>
        </w:rPr>
        <w:t xml:space="preserve"> (2014) Characterization of the imprinting signature of mouse embryo fibroblasts by RNA deep sequencing. </w:t>
      </w:r>
      <w:r>
        <w:rPr>
          <w:rFonts w:ascii="Calibri" w:hAnsi="Calibri" w:cs="Calibri"/>
          <w:i/>
          <w:iCs/>
          <w:lang w:val="en-US"/>
        </w:rPr>
        <w:t>Nucleic Acids Res.</w:t>
      </w:r>
      <w:r>
        <w:rPr>
          <w:rFonts w:ascii="Calibri" w:hAnsi="Calibri" w:cs="Calibri"/>
          <w:lang w:val="en-US"/>
        </w:rPr>
        <w:t xml:space="preserve">, </w:t>
      </w:r>
      <w:r>
        <w:rPr>
          <w:rFonts w:ascii="Calibri" w:hAnsi="Calibri" w:cs="Calibri"/>
          <w:b/>
          <w:bCs/>
          <w:lang w:val="en-US"/>
        </w:rPr>
        <w:t>42</w:t>
      </w:r>
      <w:r>
        <w:rPr>
          <w:rFonts w:ascii="Calibri" w:hAnsi="Calibri" w:cs="Calibri"/>
          <w:lang w:val="en-US"/>
        </w:rPr>
        <w:t>, 1772–1783.</w:t>
      </w:r>
    </w:p>
    <w:p>
      <w:pPr>
        <w:pStyle w:val="14"/>
        <w:rPr>
          <w:rFonts w:ascii="Calibri" w:hAnsi="Calibri" w:cs="Calibri"/>
          <w:lang w:val="en-US"/>
        </w:rPr>
      </w:pPr>
      <w:r>
        <w:rPr>
          <w:rFonts w:ascii="Calibri" w:hAnsi="Calibri" w:cs="Calibri"/>
          <w:lang w:val="en-US"/>
        </w:rPr>
        <w:t xml:space="preserve">Turro,E. </w:t>
      </w:r>
      <w:r>
        <w:rPr>
          <w:rFonts w:ascii="Calibri" w:hAnsi="Calibri" w:cs="Calibri"/>
          <w:i/>
          <w:iCs/>
          <w:lang w:val="en-US"/>
        </w:rPr>
        <w:t>et al.</w:t>
      </w:r>
      <w:r>
        <w:rPr>
          <w:rFonts w:ascii="Calibri" w:hAnsi="Calibri" w:cs="Calibri"/>
          <w:lang w:val="en-US"/>
        </w:rPr>
        <w:t xml:space="preserve"> (2014) Flexible analysis of RNA-seq data using mixed effects models. </w:t>
      </w:r>
      <w:r>
        <w:rPr>
          <w:rFonts w:ascii="Calibri" w:hAnsi="Calibri" w:cs="Calibri"/>
          <w:i/>
          <w:iCs/>
          <w:lang w:val="en-US"/>
        </w:rPr>
        <w:t>Bioinformatics</w:t>
      </w:r>
      <w:r>
        <w:rPr>
          <w:rFonts w:ascii="Calibri" w:hAnsi="Calibri" w:cs="Calibri"/>
          <w:lang w:val="en-US"/>
        </w:rPr>
        <w:t xml:space="preserve">, </w:t>
      </w:r>
      <w:r>
        <w:rPr>
          <w:rFonts w:ascii="Calibri" w:hAnsi="Calibri" w:cs="Calibri"/>
          <w:b/>
          <w:bCs/>
          <w:lang w:val="en-US"/>
        </w:rPr>
        <w:t>30</w:t>
      </w:r>
      <w:r>
        <w:rPr>
          <w:rFonts w:ascii="Calibri" w:hAnsi="Calibri" w:cs="Calibri"/>
          <w:lang w:val="en-US"/>
        </w:rPr>
        <w:t>, 180–188.</w:t>
      </w:r>
    </w:p>
    <w:p>
      <w:pPr>
        <w:pStyle w:val="14"/>
        <w:rPr>
          <w:rFonts w:ascii="Calibri" w:hAnsi="Calibri" w:cs="Calibri"/>
          <w:lang w:val="en-US"/>
        </w:rPr>
      </w:pPr>
      <w:r>
        <w:rPr>
          <w:rFonts w:ascii="Calibri" w:hAnsi="Calibri" w:cs="Calibri"/>
          <w:lang w:val="en-US"/>
        </w:rPr>
        <w:t xml:space="preserve">Turro,E. </w:t>
      </w:r>
      <w:r>
        <w:rPr>
          <w:rFonts w:ascii="Calibri" w:hAnsi="Calibri" w:cs="Calibri"/>
          <w:i/>
          <w:iCs/>
          <w:lang w:val="en-US"/>
        </w:rPr>
        <w:t>et al.</w:t>
      </w:r>
      <w:r>
        <w:rPr>
          <w:rFonts w:ascii="Calibri" w:hAnsi="Calibri" w:cs="Calibri"/>
          <w:lang w:val="en-US"/>
        </w:rPr>
        <w:t xml:space="preserve"> (2011) Haplotype and isoform specific expression estimation using multi-mapping RNA-seq reads. </w:t>
      </w:r>
      <w:r>
        <w:rPr>
          <w:rFonts w:ascii="Calibri" w:hAnsi="Calibri" w:cs="Calibri"/>
          <w:i/>
          <w:iCs/>
          <w:lang w:val="en-US"/>
        </w:rPr>
        <w:t>Genome Biol.</w:t>
      </w:r>
      <w:r>
        <w:rPr>
          <w:rFonts w:ascii="Calibri" w:hAnsi="Calibri" w:cs="Calibri"/>
          <w:lang w:val="en-US"/>
        </w:rPr>
        <w:t xml:space="preserve">, </w:t>
      </w:r>
      <w:r>
        <w:rPr>
          <w:rFonts w:ascii="Calibri" w:hAnsi="Calibri" w:cs="Calibri"/>
          <w:b/>
          <w:bCs/>
          <w:lang w:val="en-US"/>
        </w:rPr>
        <w:t>12</w:t>
      </w:r>
      <w:r>
        <w:rPr>
          <w:rFonts w:ascii="Calibri" w:hAnsi="Calibri" w:cs="Calibri"/>
          <w:lang w:val="en-US"/>
        </w:rPr>
        <w:t>, R13.</w:t>
      </w:r>
    </w:p>
    <w:p>
      <w:pPr>
        <w:pStyle w:val="14"/>
        <w:rPr>
          <w:rFonts w:ascii="Calibri" w:hAnsi="Calibri" w:cs="Calibri"/>
          <w:lang w:val="en-US"/>
        </w:rPr>
      </w:pPr>
      <w:r>
        <w:rPr>
          <w:rFonts w:ascii="Calibri" w:hAnsi="Calibri" w:cs="Calibri"/>
          <w:lang w:val="en-US"/>
        </w:rPr>
        <w:t xml:space="preserve">Wang,K. </w:t>
      </w:r>
      <w:r>
        <w:rPr>
          <w:rFonts w:ascii="Calibri" w:hAnsi="Calibri" w:cs="Calibri"/>
          <w:i/>
          <w:iCs/>
          <w:lang w:val="en-US"/>
        </w:rPr>
        <w:t>et al.</w:t>
      </w:r>
      <w:r>
        <w:rPr>
          <w:rFonts w:ascii="Calibri" w:hAnsi="Calibri" w:cs="Calibri"/>
          <w:lang w:val="en-US"/>
        </w:rPr>
        <w:t xml:space="preserve"> (2010) ANNOVAR: functional annotation of genetic variants from high-throughput sequencing data. </w:t>
      </w:r>
      <w:r>
        <w:rPr>
          <w:rFonts w:ascii="Calibri" w:hAnsi="Calibri" w:cs="Calibri"/>
          <w:i/>
          <w:iCs/>
          <w:lang w:val="en-US"/>
        </w:rPr>
        <w:t>Nucleic Acids Res.</w:t>
      </w:r>
      <w:r>
        <w:rPr>
          <w:rFonts w:ascii="Calibri" w:hAnsi="Calibri" w:cs="Calibri"/>
          <w:lang w:val="en-US"/>
        </w:rPr>
        <w:t xml:space="preserve">, </w:t>
      </w:r>
      <w:r>
        <w:rPr>
          <w:rFonts w:ascii="Calibri" w:hAnsi="Calibri" w:cs="Calibri"/>
          <w:b/>
          <w:bCs/>
          <w:lang w:val="en-US"/>
        </w:rPr>
        <w:t>38</w:t>
      </w:r>
      <w:r>
        <w:rPr>
          <w:rFonts w:ascii="Calibri" w:hAnsi="Calibri" w:cs="Calibri"/>
          <w:lang w:val="en-US"/>
        </w:rPr>
        <w:t>, e164.</w:t>
      </w:r>
    </w:p>
    <w:p>
      <w:pPr>
        <w:pStyle w:val="14"/>
        <w:rPr>
          <w:rFonts w:ascii="Calibri" w:hAnsi="Calibri" w:cs="Calibri"/>
          <w:lang w:val="en-US"/>
        </w:rPr>
      </w:pPr>
      <w:r>
        <w:rPr>
          <w:rFonts w:ascii="Calibri" w:hAnsi="Calibri" w:cs="Calibri"/>
          <w:lang w:val="en-US"/>
        </w:rPr>
        <w:t xml:space="preserve">Wang,X. </w:t>
      </w:r>
      <w:r>
        <w:rPr>
          <w:rFonts w:ascii="Calibri" w:hAnsi="Calibri" w:cs="Calibri"/>
          <w:i/>
          <w:iCs/>
          <w:lang w:val="en-US"/>
        </w:rPr>
        <w:t>et al.</w:t>
      </w:r>
      <w:r>
        <w:rPr>
          <w:rFonts w:ascii="Calibri" w:hAnsi="Calibri" w:cs="Calibri"/>
          <w:lang w:val="en-US"/>
        </w:rPr>
        <w:t xml:space="preserve"> (2008) Transcriptome-wide identification of novel imprinted genes in neonatal mouse brain. </w:t>
      </w:r>
      <w:r>
        <w:rPr>
          <w:rFonts w:ascii="Calibri" w:hAnsi="Calibri" w:cs="Calibri"/>
          <w:i/>
          <w:iCs/>
          <w:lang w:val="en-US"/>
        </w:rPr>
        <w:t>PLoS ONE</w:t>
      </w:r>
      <w:r>
        <w:rPr>
          <w:rFonts w:ascii="Calibri" w:hAnsi="Calibri" w:cs="Calibri"/>
          <w:lang w:val="en-US"/>
        </w:rPr>
        <w:t xml:space="preserve">, </w:t>
      </w:r>
      <w:r>
        <w:rPr>
          <w:rFonts w:ascii="Calibri" w:hAnsi="Calibri" w:cs="Calibri"/>
          <w:b/>
          <w:bCs/>
          <w:lang w:val="en-US"/>
        </w:rPr>
        <w:t>3</w:t>
      </w:r>
      <w:r>
        <w:rPr>
          <w:rFonts w:ascii="Calibri" w:hAnsi="Calibri" w:cs="Calibri"/>
          <w:lang w:val="en-US"/>
        </w:rPr>
        <w:t>, e3839.</w:t>
      </w:r>
    </w:p>
    <w:p>
      <w:pPr>
        <w:pStyle w:val="14"/>
        <w:rPr>
          <w:rFonts w:ascii="Calibri" w:hAnsi="Calibri" w:cs="Calibri"/>
          <w:lang w:val="en-US"/>
        </w:rPr>
      </w:pPr>
      <w:r>
        <w:rPr>
          <w:rFonts w:ascii="Calibri" w:hAnsi="Calibri" w:cs="Calibri"/>
          <w:lang w:val="en-US"/>
        </w:rPr>
        <w:t xml:space="preserve">Wang,X. and Clark,A.G. (2014) Using next-generation RNA sequencing to identify imprinted genes. </w:t>
      </w:r>
      <w:r>
        <w:rPr>
          <w:rFonts w:ascii="Calibri" w:hAnsi="Calibri" w:cs="Calibri"/>
          <w:i/>
          <w:iCs/>
          <w:lang w:val="en-US"/>
        </w:rPr>
        <w:t>Heredity (Edinb)</w:t>
      </w:r>
      <w:r>
        <w:rPr>
          <w:rFonts w:ascii="Calibri" w:hAnsi="Calibri" w:cs="Calibri"/>
          <w:lang w:val="en-US"/>
        </w:rPr>
        <w:t xml:space="preserve">, </w:t>
      </w:r>
      <w:r>
        <w:rPr>
          <w:rFonts w:ascii="Calibri" w:hAnsi="Calibri" w:cs="Calibri"/>
          <w:b/>
          <w:bCs/>
          <w:lang w:val="en-US"/>
        </w:rPr>
        <w:t>113</w:t>
      </w:r>
      <w:r>
        <w:rPr>
          <w:rFonts w:ascii="Calibri" w:hAnsi="Calibri" w:cs="Calibri"/>
          <w:lang w:val="en-US"/>
        </w:rPr>
        <w:t>, 156–166.</w:t>
      </w:r>
    </w:p>
    <w:p>
      <w:pPr>
        <w:pStyle w:val="14"/>
        <w:rPr>
          <w:rFonts w:ascii="Calibri" w:hAnsi="Calibri" w:cs="Calibri"/>
          <w:lang w:val="en-US"/>
        </w:rPr>
      </w:pPr>
      <w:r>
        <w:rPr>
          <w:rFonts w:ascii="Calibri" w:hAnsi="Calibri" w:cs="Calibri"/>
          <w:lang w:val="en-US"/>
        </w:rPr>
        <w:t xml:space="preserve">Yalcin,B. </w:t>
      </w:r>
      <w:r>
        <w:rPr>
          <w:rFonts w:ascii="Calibri" w:hAnsi="Calibri" w:cs="Calibri"/>
          <w:i/>
          <w:iCs/>
          <w:lang w:val="en-US"/>
        </w:rPr>
        <w:t>et al.</w:t>
      </w:r>
      <w:r>
        <w:rPr>
          <w:rFonts w:ascii="Calibri" w:hAnsi="Calibri" w:cs="Calibri"/>
          <w:lang w:val="en-US"/>
        </w:rPr>
        <w:t xml:space="preserve"> (2011) Sequence-based characterization of structural variation in the mouse genome. </w:t>
      </w:r>
      <w:r>
        <w:rPr>
          <w:rFonts w:ascii="Calibri" w:hAnsi="Calibri" w:cs="Calibri"/>
          <w:i/>
          <w:iCs/>
          <w:lang w:val="en-US"/>
        </w:rPr>
        <w:t>Nature</w:t>
      </w:r>
      <w:r>
        <w:rPr>
          <w:rFonts w:ascii="Calibri" w:hAnsi="Calibri" w:cs="Calibri"/>
          <w:lang w:val="en-US"/>
        </w:rPr>
        <w:t xml:space="preserve">, </w:t>
      </w:r>
      <w:r>
        <w:rPr>
          <w:rFonts w:ascii="Calibri" w:hAnsi="Calibri" w:cs="Calibri"/>
          <w:b/>
          <w:bCs/>
          <w:lang w:val="en-US"/>
        </w:rPr>
        <w:t>477</w:t>
      </w:r>
      <w:r>
        <w:rPr>
          <w:rFonts w:ascii="Calibri" w:hAnsi="Calibri" w:cs="Calibri"/>
          <w:lang w:val="en-US"/>
        </w:rPr>
        <w:t>, 326–329.</w:t>
      </w:r>
    </w:p>
    <w:p>
      <w:pPr>
        <w:pStyle w:val="14"/>
        <w:rPr>
          <w:rFonts w:ascii="Calibri" w:hAnsi="Calibri" w:cs="Calibri"/>
        </w:rPr>
      </w:pPr>
      <w:r>
        <w:rPr>
          <w:rFonts w:ascii="Calibri" w:hAnsi="Calibri" w:cs="Calibri"/>
          <w:lang w:val="en-US"/>
        </w:rPr>
        <w:t xml:space="preserve">Zou,F. </w:t>
      </w:r>
      <w:r>
        <w:rPr>
          <w:rFonts w:ascii="Calibri" w:hAnsi="Calibri" w:cs="Calibri"/>
          <w:i/>
          <w:iCs/>
          <w:lang w:val="en-US"/>
        </w:rPr>
        <w:t>et al.</w:t>
      </w:r>
      <w:r>
        <w:rPr>
          <w:rFonts w:ascii="Calibri" w:hAnsi="Calibri" w:cs="Calibri"/>
          <w:lang w:val="en-US"/>
        </w:rPr>
        <w:t xml:space="preserve"> (2014) A novel statistical approach for jointly analyzing RNA-Seq data from F1 reciprocal crosses and inbred lines. </w:t>
      </w:r>
      <w:r>
        <w:rPr>
          <w:rFonts w:ascii="Calibri" w:hAnsi="Calibri" w:cs="Calibri"/>
          <w:i/>
          <w:iCs/>
        </w:rPr>
        <w:t>Genetics</w:t>
      </w:r>
      <w:r>
        <w:rPr>
          <w:rFonts w:ascii="Calibri" w:hAnsi="Calibri" w:cs="Calibri"/>
        </w:rPr>
        <w:t xml:space="preserve">, </w:t>
      </w:r>
      <w:r>
        <w:rPr>
          <w:rFonts w:ascii="Calibri" w:hAnsi="Calibri" w:cs="Calibri"/>
          <w:b/>
          <w:bCs/>
        </w:rPr>
        <w:t>197</w:t>
      </w:r>
      <w:r>
        <w:rPr>
          <w:rFonts w:ascii="Calibri" w:hAnsi="Calibri" w:cs="Calibri"/>
        </w:rPr>
        <w:t>, 389–399.</w:t>
      </w:r>
    </w:p>
    <w:p>
      <w:pPr>
        <w:tabs>
          <w:tab w:val="left" w:pos="1420"/>
        </w:tabs>
        <w:spacing w:line="261" w:lineRule="auto"/>
        <w:jc w:val="both"/>
        <w:rPr>
          <w:rFonts w:asciiTheme="minorHAnsi" w:hAnsiTheme="minorHAnsi"/>
        </w:rPr>
      </w:pPr>
      <w:r>
        <w:rPr>
          <w:rFonts w:asciiTheme="minorHAnsi" w:hAnsiTheme="minorHAnsi"/>
        </w:rPr>
        <w:fldChar w:fldCharType="end"/>
      </w:r>
    </w:p>
    <w:p>
      <w:pPr>
        <w:rPr>
          <w:rFonts w:asciiTheme="minorHAnsi" w:hAnsiTheme="minorHAnsi"/>
        </w:rPr>
      </w:pPr>
      <w:r>
        <w:rPr>
          <w:rFonts w:asciiTheme="minorHAnsi" w:hAnsiTheme="minorHAnsi"/>
        </w:rPr>
        <w:br w:type="page"/>
      </w:r>
    </w:p>
    <w:p>
      <w:pPr>
        <w:jc w:val="center"/>
        <w:rPr>
          <w:rFonts w:eastAsia="Arial" w:cs="Arial" w:asciiTheme="minorHAnsi" w:hAnsiTheme="minorHAnsi"/>
          <w:b/>
          <w:sz w:val="32"/>
          <w:lang w:val="en-US"/>
        </w:rPr>
      </w:pPr>
      <w:r>
        <w:rPr>
          <w:rFonts w:eastAsia="Arial" w:cs="Arial" w:asciiTheme="minorHAnsi" w:hAnsiTheme="minorHAnsi"/>
          <w:b/>
          <w:sz w:val="32"/>
          <w:lang w:val="en-US"/>
        </w:rPr>
        <w:t>Supplementary figures</w:t>
      </w:r>
    </w:p>
    <w:p>
      <w:pPr>
        <w:jc w:val="center"/>
        <w:rPr>
          <w:rFonts w:eastAsia="Arial" w:cs="Arial" w:asciiTheme="minorHAnsi" w:hAnsiTheme="minorHAnsi"/>
          <w:b/>
          <w:sz w:val="32"/>
          <w:lang w:val="en-US"/>
        </w:rPr>
      </w:pPr>
    </w:p>
    <w:p>
      <w:pPr>
        <w:jc w:val="center"/>
        <w:rPr>
          <w:rFonts w:eastAsia="Arial" w:asciiTheme="minorHAnsi" w:hAnsiTheme="minorHAnsi" w:cstheme="minorHAnsi"/>
          <w:lang w:val="en-US"/>
        </w:rPr>
      </w:pPr>
      <w:r>
        <w:rPr>
          <w:rFonts w:eastAsia="Arial" w:asciiTheme="minorHAnsi" w:hAnsiTheme="minorHAnsi" w:cstheme="minorHAnsi"/>
        </w:rPr>
        <w:drawing>
          <wp:inline distT="0" distB="0" distL="0" distR="0">
            <wp:extent cx="5727700" cy="429831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7700" cy="4298315"/>
                    </a:xfrm>
                    <a:prstGeom prst="rect">
                      <a:avLst/>
                    </a:prstGeom>
                  </pic:spPr>
                </pic:pic>
              </a:graphicData>
            </a:graphic>
          </wp:inline>
        </w:drawing>
      </w:r>
    </w:p>
    <w:p>
      <w:pPr>
        <w:jc w:val="both"/>
        <w:rPr>
          <w:rFonts w:eastAsia="Arial" w:asciiTheme="minorHAnsi" w:hAnsiTheme="minorHAnsi" w:cstheme="minorHAnsi"/>
          <w:lang w:val="en-US"/>
        </w:rPr>
      </w:pPr>
    </w:p>
    <w:p>
      <w:pPr>
        <w:jc w:val="both"/>
        <w:rPr>
          <w:rFonts w:eastAsia="Arial" w:asciiTheme="minorHAnsi" w:hAnsiTheme="minorHAnsi" w:cstheme="minorHAnsi"/>
          <w:lang w:val="en-US"/>
        </w:rPr>
      </w:pPr>
      <w:r>
        <w:rPr>
          <w:rFonts w:eastAsia="Arial" w:asciiTheme="minorHAnsi" w:hAnsiTheme="minorHAnsi" w:cstheme="minorHAnsi"/>
          <w:lang w:val="en-US"/>
        </w:rPr>
        <w:t>Supplementary Figure S1 — Number of searchable genes in F1 progeny of 18 mouse strains.</w:t>
      </w:r>
    </w:p>
    <w:p>
      <w:pPr>
        <w:jc w:val="both"/>
        <w:rPr>
          <w:rFonts w:eastAsia="Arial" w:asciiTheme="minorHAnsi" w:hAnsiTheme="minorHAnsi" w:cstheme="minorHAnsi"/>
        </w:rPr>
      </w:pPr>
      <w:r>
        <w:rPr>
          <w:rFonts w:eastAsia="Arial" w:asciiTheme="minorHAnsi" w:hAnsiTheme="minorHAnsi" w:cstheme="minorHAnsi"/>
          <w:lang w:val="en-US"/>
        </w:rPr>
        <w:t xml:space="preserve">The table shows the expected number of genes with exonic SNPs in the F1 progeny of each cross of 18 mouse strains and the mm9 mouse reference genome. The numbers are color-coded in the lower part of the table with dark blue representing the highest number of searchable geness, </w:t>
      </w:r>
      <w:r>
        <w:rPr>
          <w:rFonts w:eastAsia="Arial" w:asciiTheme="minorHAnsi" w:hAnsiTheme="minorHAnsi" w:cstheme="minorHAnsi"/>
          <w:i/>
          <w:lang w:val="en-US"/>
        </w:rPr>
        <w:t>i.e.</w:t>
      </w:r>
      <w:r>
        <w:rPr>
          <w:rFonts w:eastAsia="Arial" w:asciiTheme="minorHAnsi" w:hAnsiTheme="minorHAnsi" w:cstheme="minorHAnsi"/>
          <w:lang w:val="en-US"/>
        </w:rPr>
        <w:t xml:space="preserve"> 21,857, and white representing no searchable gene. We excluded from the analysis the </w:t>
      </w:r>
      <w:r>
        <w:rPr>
          <w:rFonts w:eastAsia="Arial" w:asciiTheme="minorHAnsi" w:hAnsiTheme="minorHAnsi" w:cstheme="minorHAnsi"/>
          <w:highlight w:val="magenta"/>
          <w:lang w:val="en-US"/>
          <w:rPrChange w:id="44" w:author="gao" w:date="2019-01-27T18:53:17Z">
            <w:rPr>
              <w:rFonts w:eastAsia="Arial" w:asciiTheme="minorHAnsi" w:hAnsiTheme="minorHAnsi" w:cstheme="minorHAnsi"/>
              <w:lang w:val="en-US"/>
            </w:rPr>
          </w:rPrChange>
        </w:rPr>
        <w:t>X chromosome</w:t>
      </w:r>
      <w:r>
        <w:rPr>
          <w:rFonts w:eastAsia="Arial" w:asciiTheme="minorHAnsi" w:hAnsiTheme="minorHAnsi" w:cstheme="minorHAnsi"/>
          <w:lang w:val="en-US"/>
        </w:rPr>
        <w:t xml:space="preserve"> and the mitochondrial genome, which were not included in the files retrieved from the Mouse Genomes Project. </w:t>
      </w:r>
      <w:ins w:id="45" w:author="gao" w:date="2019-01-27T18:53:22Z">
        <w:r>
          <w:rPr>
            <w:rFonts w:eastAsia="Arial" w:asciiTheme="minorHAnsi" w:hAnsiTheme="minorHAnsi" w:cstheme="minorHAnsi"/>
          </w:rPr>
          <w:t xml:space="preserve"> </w:t>
        </w:r>
      </w:ins>
      <w:ins w:id="46" w:author="gao" w:date="2019-01-27T18:53:23Z">
        <w:r>
          <w:rPr>
            <w:rFonts w:eastAsia="Arial" w:asciiTheme="minorHAnsi" w:hAnsiTheme="minorHAnsi" w:cstheme="minorHAnsi"/>
          </w:rPr>
          <w:t>(</w:t>
        </w:r>
      </w:ins>
      <w:ins w:id="47" w:author="gao" w:date="2019-01-27T18:53:24Z">
        <w:r>
          <w:rPr>
            <w:rFonts w:eastAsia="Arial" w:asciiTheme="minorHAnsi" w:hAnsiTheme="minorHAnsi" w:cstheme="minorHAnsi"/>
          </w:rPr>
          <w:t>Y</w:t>
        </w:r>
      </w:ins>
      <w:ins w:id="48" w:author="gao" w:date="2019-01-27T18:53:25Z">
        <w:r>
          <w:rPr>
            <w:rFonts w:eastAsia="Arial" w:asciiTheme="minorHAnsi" w:hAnsiTheme="minorHAnsi" w:cstheme="minorHAnsi"/>
          </w:rPr>
          <w:t xml:space="preserve"> ch</w:t>
        </w:r>
      </w:ins>
      <w:ins w:id="49" w:author="gao" w:date="2019-01-27T18:53:26Z">
        <w:r>
          <w:rPr>
            <w:rFonts w:eastAsia="Arial" w:asciiTheme="minorHAnsi" w:hAnsiTheme="minorHAnsi" w:cstheme="minorHAnsi"/>
          </w:rPr>
          <w:t>rom</w:t>
        </w:r>
      </w:ins>
      <w:ins w:id="50" w:author="gao" w:date="2019-01-27T18:53:29Z">
        <w:r>
          <w:rPr>
            <w:rFonts w:eastAsia="Arial" w:asciiTheme="minorHAnsi" w:hAnsiTheme="minorHAnsi" w:cstheme="minorHAnsi"/>
          </w:rPr>
          <w:t>osome</w:t>
        </w:r>
      </w:ins>
      <w:ins w:id="51" w:author="gao" w:date="2019-01-27T18:53:30Z">
        <w:r>
          <w:rPr>
            <w:rFonts w:eastAsia="Arial" w:asciiTheme="minorHAnsi" w:hAnsiTheme="minorHAnsi" w:cstheme="minorHAnsi"/>
          </w:rPr>
          <w:t xml:space="preserve"> incl</w:t>
        </w:r>
      </w:ins>
      <w:ins w:id="52" w:author="gao" w:date="2019-01-27T18:53:31Z">
        <w:r>
          <w:rPr>
            <w:rFonts w:eastAsia="Arial" w:asciiTheme="minorHAnsi" w:hAnsiTheme="minorHAnsi" w:cstheme="minorHAnsi"/>
          </w:rPr>
          <w:t>uded</w:t>
        </w:r>
      </w:ins>
      <w:ins w:id="53" w:author="gao" w:date="2019-01-27T18:53:33Z">
        <w:r>
          <w:rPr>
            <w:rFonts w:eastAsia="Arial" w:asciiTheme="minorHAnsi" w:hAnsiTheme="minorHAnsi" w:cstheme="minorHAnsi"/>
          </w:rPr>
          <w:t>?</w:t>
        </w:r>
      </w:ins>
      <w:ins w:id="54" w:author="gao" w:date="2019-01-27T18:53:23Z">
        <w:r>
          <w:rPr>
            <w:rFonts w:eastAsia="Arial" w:asciiTheme="minorHAnsi" w:hAnsiTheme="minorHAnsi" w:cstheme="minorHAnsi"/>
          </w:rPr>
          <w:t>)</w:t>
        </w:r>
      </w:ins>
    </w:p>
    <w:p>
      <w:pPr>
        <w:jc w:val="both"/>
        <w:rPr>
          <w:rFonts w:eastAsia="Arial" w:asciiTheme="minorHAnsi" w:hAnsiTheme="minorHAnsi" w:cstheme="minorHAnsi"/>
          <w:lang w:val="en-US"/>
        </w:rPr>
      </w:pPr>
    </w:p>
    <w:p>
      <w:pPr>
        <w:jc w:val="both"/>
        <w:rPr>
          <w:rFonts w:eastAsia="Arial" w:asciiTheme="minorHAnsi" w:hAnsiTheme="minorHAnsi" w:cstheme="minorHAnsi"/>
          <w:lang w:val="en-US"/>
        </w:rPr>
      </w:pPr>
      <w:r>
        <w:rPr>
          <w:rFonts w:eastAsia="Arial" w:asciiTheme="minorHAnsi" w:hAnsiTheme="minorHAnsi" w:cstheme="minorHAnsi"/>
        </w:rPr>
        <w:drawing>
          <wp:inline distT="0" distB="0" distL="0" distR="0">
            <wp:extent cx="5727700" cy="300228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7700" cy="3002280"/>
                    </a:xfrm>
                    <a:prstGeom prst="rect">
                      <a:avLst/>
                    </a:prstGeom>
                  </pic:spPr>
                </pic:pic>
              </a:graphicData>
            </a:graphic>
          </wp:inline>
        </w:drawing>
      </w:r>
    </w:p>
    <w:p>
      <w:pPr>
        <w:jc w:val="both"/>
        <w:rPr>
          <w:rFonts w:eastAsia="Arial" w:asciiTheme="minorHAnsi" w:hAnsiTheme="minorHAnsi" w:cstheme="minorHAnsi"/>
          <w:lang w:val="en-US"/>
        </w:rPr>
      </w:pPr>
      <w:r>
        <w:rPr>
          <w:rFonts w:eastAsia="Arial" w:asciiTheme="minorHAnsi" w:hAnsiTheme="minorHAnsi" w:cstheme="minorHAnsi"/>
          <w:lang w:val="en-US"/>
        </w:rPr>
        <w:t>Supplementary Figure S2 — ISoLDE calls on the E13.5 cortex dataset.</w:t>
      </w:r>
    </w:p>
    <w:p>
      <w:pPr>
        <w:jc w:val="both"/>
        <w:rPr>
          <w:rFonts w:eastAsia="Arial" w:asciiTheme="minorHAnsi" w:hAnsiTheme="minorHAnsi" w:cstheme="minorHAnsi"/>
          <w:lang w:val="en-US"/>
        </w:rPr>
      </w:pPr>
      <w:r>
        <w:rPr>
          <w:rFonts w:eastAsia="Arial" w:asciiTheme="minorHAnsi" w:hAnsiTheme="minorHAnsi" w:cstheme="minorHAnsi"/>
          <w:lang w:val="en-US"/>
        </w:rPr>
        <w:t>The legends are the same as in Figure 1A (A) Output of the resampling-based version of ISoLDE. (B) Output of the ISoLDE version using predefined thresholds. Dashed lines represent the empirical threshold values.</w:t>
      </w:r>
    </w:p>
    <w:p>
      <w:pPr>
        <w:jc w:val="both"/>
        <w:rPr>
          <w:rFonts w:eastAsia="Arial" w:asciiTheme="minorHAnsi" w:hAnsiTheme="minorHAnsi" w:cstheme="minorHAnsi"/>
          <w:lang w:val="en-US"/>
        </w:rPr>
      </w:pPr>
    </w:p>
    <w:p>
      <w:pPr>
        <w:jc w:val="both"/>
        <w:rPr>
          <w:rFonts w:eastAsia="Arial" w:asciiTheme="minorHAnsi" w:hAnsiTheme="minorHAnsi" w:cstheme="minorHAnsi"/>
          <w:lang w:val="en-US"/>
        </w:rPr>
      </w:pPr>
    </w:p>
    <w:p>
      <w:pPr>
        <w:jc w:val="center"/>
        <w:rPr>
          <w:rFonts w:eastAsia="Arial" w:asciiTheme="minorHAnsi" w:hAnsiTheme="minorHAnsi" w:cstheme="minorHAnsi"/>
          <w:lang w:val="en-US"/>
        </w:rPr>
      </w:pPr>
    </w:p>
    <w:p>
      <w:pPr>
        <w:jc w:val="center"/>
        <w:rPr>
          <w:rFonts w:eastAsia="Arial" w:asciiTheme="minorHAnsi" w:hAnsiTheme="minorHAnsi" w:cstheme="minorHAnsi"/>
        </w:rPr>
      </w:pPr>
      <w:r>
        <w:rPr>
          <w:rFonts w:eastAsia="Arial" w:asciiTheme="minorHAnsi" w:hAnsiTheme="minorHAnsi" w:cstheme="minorHAnsi"/>
          <w:lang w:val="en-US"/>
        </w:rPr>
        <w:t>----------------------------------------------</w:t>
      </w:r>
      <w:ins w:id="55" w:author="gao" w:date="2019-01-27T18:54:06Z">
        <w:r>
          <w:rPr>
            <w:rFonts w:eastAsia="Arial" w:asciiTheme="minorHAnsi" w:hAnsiTheme="minorHAnsi" w:cstheme="minorHAnsi"/>
          </w:rPr>
          <w:t xml:space="preserve"> (</w:t>
        </w:r>
      </w:ins>
      <w:ins w:id="56" w:author="gao" w:date="2019-01-27T18:54:08Z">
        <w:r>
          <w:rPr>
            <w:rFonts w:eastAsia="Arial" w:asciiTheme="minorHAnsi" w:hAnsiTheme="minorHAnsi" w:cstheme="minorHAnsi"/>
          </w:rPr>
          <w:t xml:space="preserve">font </w:t>
        </w:r>
      </w:ins>
      <w:ins w:id="57" w:author="gao" w:date="2019-01-27T18:54:10Z">
        <w:r>
          <w:rPr>
            <w:rFonts w:eastAsia="Arial" w:asciiTheme="minorHAnsi" w:hAnsiTheme="minorHAnsi" w:cstheme="minorHAnsi"/>
          </w:rPr>
          <w:t xml:space="preserve">in </w:t>
        </w:r>
      </w:ins>
      <w:ins w:id="58" w:author="gao" w:date="2019-01-27T18:54:13Z">
        <w:r>
          <w:rPr>
            <w:rFonts w:eastAsia="Arial" w:asciiTheme="minorHAnsi" w:hAnsiTheme="minorHAnsi" w:cstheme="minorHAnsi"/>
          </w:rPr>
          <w:t>plot</w:t>
        </w:r>
      </w:ins>
      <w:ins w:id="59" w:author="gao" w:date="2019-01-27T18:54:14Z">
        <w:r>
          <w:rPr>
            <w:rFonts w:eastAsia="Arial" w:asciiTheme="minorHAnsi" w:hAnsiTheme="minorHAnsi" w:cstheme="minorHAnsi"/>
          </w:rPr>
          <w:t>s is</w:t>
        </w:r>
      </w:ins>
      <w:ins w:id="60" w:author="gao" w:date="2019-01-27T18:54:15Z">
        <w:r>
          <w:rPr>
            <w:rFonts w:eastAsia="Arial" w:asciiTheme="minorHAnsi" w:hAnsiTheme="minorHAnsi" w:cstheme="minorHAnsi"/>
          </w:rPr>
          <w:t xml:space="preserve"> hard </w:t>
        </w:r>
      </w:ins>
      <w:ins w:id="61" w:author="gao" w:date="2019-01-27T18:54:16Z">
        <w:r>
          <w:rPr>
            <w:rFonts w:eastAsia="Arial" w:asciiTheme="minorHAnsi" w:hAnsiTheme="minorHAnsi" w:cstheme="minorHAnsi"/>
          </w:rPr>
          <w:t xml:space="preserve">to </w:t>
        </w:r>
      </w:ins>
      <w:ins w:id="62" w:author="gao" w:date="2019-01-27T18:54:17Z">
        <w:r>
          <w:rPr>
            <w:rFonts w:eastAsia="Arial" w:asciiTheme="minorHAnsi" w:hAnsiTheme="minorHAnsi" w:cstheme="minorHAnsi"/>
          </w:rPr>
          <w:t>read</w:t>
        </w:r>
      </w:ins>
      <w:ins w:id="63" w:author="gao" w:date="2019-01-27T18:54:06Z">
        <w:r>
          <w:rPr>
            <w:rFonts w:eastAsia="Arial" w:asciiTheme="minorHAnsi" w:hAnsiTheme="minorHAnsi" w:cstheme="minorHAnsi"/>
          </w:rPr>
          <w:t>)</w:t>
        </w:r>
      </w:ins>
    </w:p>
    <w:p>
      <w:pPr>
        <w:jc w:val="center"/>
        <w:rPr>
          <w:rFonts w:eastAsia="Arial" w:asciiTheme="minorHAnsi" w:hAnsiTheme="minorHAnsi" w:cstheme="minorHAnsi"/>
          <w:lang w:val="en-US"/>
        </w:rPr>
      </w:pPr>
      <w:r>
        <w:rPr>
          <w:rFonts w:eastAsia="Arial" w:asciiTheme="minorHAnsi" w:hAnsiTheme="minorHAnsi" w:cstheme="minorHAnsi"/>
        </w:rPr>
        <w:drawing>
          <wp:inline distT="0" distB="0" distL="0" distR="0">
            <wp:extent cx="2292350" cy="2292350"/>
            <wp:effectExtent l="19050" t="0" r="0" b="0"/>
            <wp:docPr id="29" name="Image 27" descr="fig_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7" descr="fig_S3.png"/>
                    <pic:cNvPicPr>
                      <a:picLocks noChangeAspect="1"/>
                    </pic:cNvPicPr>
                  </pic:nvPicPr>
                  <pic:blipFill>
                    <a:blip r:embed="rId10" cstate="print"/>
                    <a:stretch>
                      <a:fillRect/>
                    </a:stretch>
                  </pic:blipFill>
                  <pic:spPr>
                    <a:xfrm>
                      <a:off x="0" y="0"/>
                      <a:ext cx="2296574" cy="2296574"/>
                    </a:xfrm>
                    <a:prstGeom prst="rect">
                      <a:avLst/>
                    </a:prstGeom>
                  </pic:spPr>
                </pic:pic>
              </a:graphicData>
            </a:graphic>
          </wp:inline>
        </w:drawing>
      </w:r>
    </w:p>
    <w:p>
      <w:pPr>
        <w:jc w:val="both"/>
        <w:rPr>
          <w:rFonts w:eastAsia="Arial" w:asciiTheme="minorHAnsi" w:hAnsiTheme="minorHAnsi" w:cstheme="minorHAnsi"/>
          <w:lang w:val="en-US"/>
        </w:rPr>
      </w:pPr>
      <w:r>
        <w:rPr>
          <w:rFonts w:eastAsia="Arial" w:asciiTheme="minorHAnsi" w:hAnsiTheme="minorHAnsi" w:cstheme="minorHAnsi"/>
          <w:lang w:val="en-US"/>
        </w:rPr>
        <w:t xml:space="preserve">Supplementary Figure S3 — Read counts for </w:t>
      </w:r>
      <w:r>
        <w:rPr>
          <w:i/>
          <w:lang w:val="en-US"/>
        </w:rPr>
        <w:t>C130071C03Rik</w:t>
      </w:r>
      <w:r>
        <w:rPr>
          <w:lang w:val="en-US"/>
        </w:rPr>
        <w:t xml:space="preserve"> </w:t>
      </w:r>
      <w:r>
        <w:rPr>
          <w:rFonts w:eastAsia="Arial" w:asciiTheme="minorHAnsi" w:hAnsiTheme="minorHAnsi" w:cstheme="minorHAnsi"/>
          <w:lang w:val="en-US"/>
        </w:rPr>
        <w:t>called AI by the predefined thresholds version of ISoLDE and flagged by the resampling version on E13.5 dataset.</w:t>
      </w:r>
    </w:p>
    <w:p>
      <w:pPr>
        <w:jc w:val="both"/>
        <w:rPr>
          <w:rFonts w:eastAsia="Arial" w:asciiTheme="minorHAnsi" w:hAnsiTheme="minorHAnsi" w:cstheme="minorHAnsi"/>
          <w:lang w:val="en-US"/>
        </w:rPr>
      </w:pPr>
      <w:r>
        <w:rPr>
          <w:rFonts w:eastAsia="Arial" w:asciiTheme="minorHAnsi" w:hAnsiTheme="minorHAnsi" w:cstheme="minorHAnsi"/>
          <w:lang w:val="en-US"/>
        </w:rPr>
        <w:t>Normalized maternal (red) and paternal (blue) read counts are displayed for three replicates of the BJ1 (mother C57BL/6 x father JF1) cross and the 3 replicates of the JB6 cross (mother JF1 x father C57BL/6).</w:t>
      </w:r>
    </w:p>
    <w:p>
      <w:pPr>
        <w:jc w:val="center"/>
        <w:rPr>
          <w:rFonts w:eastAsia="Arial" w:asciiTheme="minorHAnsi" w:hAnsiTheme="minorHAnsi" w:cstheme="minorHAnsi"/>
          <w:lang w:val="en-US"/>
        </w:rPr>
      </w:pPr>
    </w:p>
    <w:p>
      <w:pPr>
        <w:jc w:val="center"/>
        <w:rPr>
          <w:rFonts w:eastAsia="Arial" w:asciiTheme="minorHAnsi" w:hAnsiTheme="minorHAnsi" w:cstheme="minorHAnsi"/>
          <w:lang w:val="en-US"/>
        </w:rPr>
      </w:pPr>
      <w:r>
        <w:rPr>
          <w:rFonts w:eastAsia="Arial" w:asciiTheme="minorHAnsi" w:hAnsiTheme="minorHAnsi" w:cstheme="minorHAnsi"/>
        </w:rPr>
        <w:drawing>
          <wp:inline distT="0" distB="0" distL="0" distR="0">
            <wp:extent cx="5727700" cy="341376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7700" cy="3413760"/>
                    </a:xfrm>
                    <a:prstGeom prst="rect">
                      <a:avLst/>
                    </a:prstGeom>
                  </pic:spPr>
                </pic:pic>
              </a:graphicData>
            </a:graphic>
          </wp:inline>
        </w:drawing>
      </w:r>
    </w:p>
    <w:p>
      <w:pPr>
        <w:jc w:val="both"/>
        <w:rPr>
          <w:rFonts w:eastAsia="Arial" w:asciiTheme="minorHAnsi" w:hAnsiTheme="minorHAnsi" w:cstheme="minorHAnsi"/>
          <w:lang w:val="en-US"/>
        </w:rPr>
      </w:pPr>
      <w:r>
        <w:rPr>
          <w:rFonts w:eastAsia="Arial" w:asciiTheme="minorHAnsi" w:hAnsiTheme="minorHAnsi" w:cstheme="minorHAnsi"/>
          <w:lang w:val="en-US"/>
        </w:rPr>
        <w:t>Supplementary Figure S4 — Read counts for genes called AI by DeVeale (7) and not by ISoLDE on P0 dataset.</w:t>
      </w:r>
    </w:p>
    <w:p>
      <w:pPr>
        <w:jc w:val="both"/>
        <w:rPr>
          <w:rFonts w:eastAsia="Arial" w:asciiTheme="minorHAnsi" w:hAnsiTheme="minorHAnsi" w:cstheme="minorHAnsi"/>
          <w:lang w:val="en-US"/>
        </w:rPr>
      </w:pPr>
      <w:r>
        <w:rPr>
          <w:rFonts w:eastAsia="Arial" w:asciiTheme="minorHAnsi" w:hAnsiTheme="minorHAnsi" w:cstheme="minorHAnsi"/>
          <w:lang w:val="en-US"/>
        </w:rPr>
        <w:t>Normalized maternal (red) and paternal (blue) read counts are displayed for four replicates of the BJ1 (mother C57BL/6 x father JF1) cross and the 3 replicates of the JB6 cross (mother JF1 x father C57BL/6). The titles over the graphs indicate the genes and, in brackets, the ISoLDE call vs. the DeVeale call. UN M and UN P denote consistency flags.</w:t>
      </w:r>
    </w:p>
    <w:p>
      <w:pPr>
        <w:rPr>
          <w:rFonts w:eastAsia="Arial" w:asciiTheme="minorHAnsi" w:hAnsiTheme="minorHAnsi" w:cstheme="minorHAnsi"/>
          <w:lang w:val="en-US"/>
        </w:rPr>
      </w:pPr>
      <w:r>
        <w:rPr>
          <w:rFonts w:eastAsia="Arial" w:asciiTheme="minorHAnsi" w:hAnsiTheme="minorHAnsi" w:cstheme="minorHAnsi"/>
          <w:lang w:val="en-US"/>
        </w:rPr>
        <w:br w:type="page"/>
      </w:r>
    </w:p>
    <w:p>
      <w:pPr>
        <w:jc w:val="both"/>
        <w:rPr>
          <w:rFonts w:eastAsia="Arial" w:asciiTheme="minorHAnsi" w:hAnsiTheme="minorHAnsi" w:cstheme="minorHAnsi"/>
          <w:lang w:val="en-US"/>
        </w:rPr>
      </w:pPr>
    </w:p>
    <w:p>
      <w:pPr>
        <w:jc w:val="center"/>
        <w:rPr>
          <w:rFonts w:eastAsia="Arial" w:asciiTheme="minorHAnsi" w:hAnsiTheme="minorHAnsi" w:cstheme="minorHAnsi"/>
          <w:lang w:val="en-US"/>
        </w:rPr>
      </w:pPr>
    </w:p>
    <w:p>
      <w:pPr>
        <w:jc w:val="center"/>
        <w:rPr>
          <w:rFonts w:eastAsia="Arial" w:asciiTheme="minorHAnsi" w:hAnsiTheme="minorHAnsi" w:cstheme="minorHAnsi"/>
          <w:lang w:val="en-US"/>
        </w:rPr>
      </w:pPr>
      <w:r>
        <w:rPr>
          <w:rFonts w:eastAsia="Arial" w:asciiTheme="minorHAnsi" w:hAnsiTheme="minorHAnsi" w:cstheme="minorHAnsi"/>
        </w:rPr>
        <w:drawing>
          <wp:inline distT="0" distB="0" distL="0" distR="0">
            <wp:extent cx="5727700" cy="505841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7700" cy="5058410"/>
                    </a:xfrm>
                    <a:prstGeom prst="rect">
                      <a:avLst/>
                    </a:prstGeom>
                  </pic:spPr>
                </pic:pic>
              </a:graphicData>
            </a:graphic>
          </wp:inline>
        </w:drawing>
      </w:r>
    </w:p>
    <w:p>
      <w:pPr>
        <w:jc w:val="both"/>
        <w:rPr>
          <w:rFonts w:eastAsia="Arial" w:asciiTheme="minorHAnsi" w:hAnsiTheme="minorHAnsi" w:cstheme="minorHAnsi"/>
          <w:lang w:val="en-US"/>
        </w:rPr>
      </w:pPr>
      <w:r>
        <w:rPr>
          <w:rFonts w:eastAsia="Arial" w:asciiTheme="minorHAnsi" w:hAnsiTheme="minorHAnsi" w:cstheme="minorHAnsi"/>
          <w:lang w:val="en-US"/>
        </w:rPr>
        <w:t>Supplementary Figure S5 — Read counts for genes called AI by DeVeale (7) and not by ISoLDE on the E13.5 dataset.</w:t>
      </w:r>
    </w:p>
    <w:p>
      <w:pPr>
        <w:jc w:val="both"/>
        <w:rPr>
          <w:rFonts w:eastAsia="Arial" w:asciiTheme="minorHAnsi" w:hAnsiTheme="minorHAnsi" w:cstheme="minorHAnsi"/>
          <w:lang w:val="en-US"/>
        </w:rPr>
      </w:pPr>
      <w:r>
        <w:rPr>
          <w:rFonts w:eastAsia="Arial" w:asciiTheme="minorHAnsi" w:hAnsiTheme="minorHAnsi" w:cstheme="minorHAnsi"/>
          <w:lang w:val="en-US"/>
        </w:rPr>
        <w:t>Normalized maternal (red) and paternal (blue) read counts are displayed for the 3 replicates of each reciprocal cross BJ1 (mother C57BL/6 x father JF1) and JB6 (mother JF1 x father C57BL/6). The titles over the graphs indicate the genes and in brackets, ISoLDE call vs. DeVeale call. UN M and UN P denote a consistency flag.</w:t>
      </w:r>
    </w:p>
    <w:p>
      <w:pPr>
        <w:rPr>
          <w:rFonts w:eastAsia="Arial" w:asciiTheme="minorHAnsi" w:hAnsiTheme="minorHAnsi" w:cstheme="minorHAnsi"/>
          <w:lang w:val="en-US"/>
        </w:rPr>
      </w:pPr>
      <w:r>
        <w:rPr>
          <w:rFonts w:eastAsia="Arial" w:asciiTheme="minorHAnsi" w:hAnsiTheme="minorHAnsi" w:cstheme="minorHAnsi"/>
          <w:lang w:val="en-US"/>
        </w:rPr>
        <w:br w:type="page"/>
      </w:r>
    </w:p>
    <w:p>
      <w:pPr>
        <w:jc w:val="both"/>
        <w:rPr>
          <w:rFonts w:eastAsia="Arial" w:asciiTheme="minorHAnsi" w:hAnsiTheme="minorHAnsi" w:cstheme="minorHAnsi"/>
          <w:lang w:val="en-US"/>
        </w:rPr>
      </w:pPr>
    </w:p>
    <w:p>
      <w:pPr>
        <w:jc w:val="center"/>
        <w:rPr>
          <w:rFonts w:eastAsia="Arial" w:asciiTheme="minorHAnsi" w:hAnsiTheme="minorHAnsi" w:cstheme="minorHAnsi"/>
          <w:lang w:val="en-US"/>
        </w:rPr>
      </w:pPr>
      <w:r>
        <w:rPr>
          <w:rFonts w:eastAsia="Arial" w:asciiTheme="minorHAnsi" w:hAnsiTheme="minorHAnsi" w:cstheme="minorHAnsi"/>
        </w:rPr>
        <w:drawing>
          <wp:inline distT="0" distB="0" distL="0" distR="0">
            <wp:extent cx="5727700" cy="564896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a:picLocks noChangeAspect="1"/>
                    </pic:cNvPicPr>
                  </pic:nvPicPr>
                  <pic:blipFill>
                    <a:blip r:embed="rId13" cstate="print">
                      <a:extLst>
                        <a:ext uri="{28A0092B-C50C-407E-A947-70E740481C1C}">
                          <a14:useLocalDpi xmlns:a14="http://schemas.microsoft.com/office/drawing/2010/main" val="0"/>
                        </a:ext>
                      </a:extLst>
                    </a:blip>
                    <a:srcRect b="8899"/>
                    <a:stretch>
                      <a:fillRect/>
                    </a:stretch>
                  </pic:blipFill>
                  <pic:spPr>
                    <a:xfrm>
                      <a:off x="0" y="0"/>
                      <a:ext cx="5727700" cy="5648960"/>
                    </a:xfrm>
                    <a:prstGeom prst="rect">
                      <a:avLst/>
                    </a:prstGeom>
                    <a:ln>
                      <a:noFill/>
                    </a:ln>
                  </pic:spPr>
                </pic:pic>
              </a:graphicData>
            </a:graphic>
          </wp:inline>
        </w:drawing>
      </w:r>
    </w:p>
    <w:p>
      <w:pPr>
        <w:jc w:val="both"/>
        <w:rPr>
          <w:rFonts w:eastAsia="Arial" w:asciiTheme="minorHAnsi" w:hAnsiTheme="minorHAnsi" w:cstheme="minorHAnsi"/>
          <w:lang w:val="en-US"/>
        </w:rPr>
      </w:pPr>
      <w:r>
        <w:rPr>
          <w:rFonts w:eastAsia="Arial" w:asciiTheme="minorHAnsi" w:hAnsiTheme="minorHAnsi" w:cstheme="minorHAnsi"/>
          <w:lang w:val="en-US"/>
        </w:rPr>
        <w:t>Supplementary Figure S6 — ISoLDE resampling version calls on Babak dataset (1).</w:t>
      </w:r>
    </w:p>
    <w:p>
      <w:pPr>
        <w:jc w:val="both"/>
        <w:rPr>
          <w:rFonts w:eastAsia="Arial" w:asciiTheme="minorHAnsi" w:hAnsiTheme="minorHAnsi" w:cstheme="minorHAnsi"/>
          <w:lang w:val="en-US"/>
        </w:rPr>
      </w:pPr>
      <w:r>
        <w:rPr>
          <w:rFonts w:eastAsia="Arial" w:asciiTheme="minorHAnsi" w:hAnsiTheme="minorHAnsi" w:cstheme="minorHAnsi"/>
          <w:lang w:val="en-US"/>
        </w:rPr>
        <w:t>Same legends as in Figure 1A.</w:t>
      </w:r>
    </w:p>
    <w:p>
      <w:pPr>
        <w:rPr>
          <w:rFonts w:eastAsia="Arial" w:asciiTheme="minorHAnsi" w:hAnsiTheme="minorHAnsi" w:cstheme="minorHAnsi"/>
          <w:lang w:val="en-US"/>
        </w:rPr>
      </w:pPr>
      <w:r>
        <w:rPr>
          <w:rFonts w:eastAsia="Arial" w:asciiTheme="minorHAnsi" w:hAnsiTheme="minorHAnsi" w:cstheme="minorHAnsi"/>
          <w:lang w:val="en-US"/>
        </w:rPr>
        <w:br w:type="page"/>
      </w:r>
    </w:p>
    <w:p>
      <w:pPr>
        <w:jc w:val="center"/>
        <w:rPr>
          <w:rFonts w:eastAsia="Arial" w:asciiTheme="minorHAnsi" w:hAnsiTheme="minorHAnsi" w:cstheme="minorHAnsi"/>
          <w:lang w:val="en-US"/>
        </w:rPr>
      </w:pPr>
      <w:r>
        <w:rPr>
          <w:rFonts w:eastAsia="Arial" w:asciiTheme="minorHAnsi" w:hAnsiTheme="minorHAnsi" w:cstheme="minorHAnsi"/>
        </w:rPr>
        <w:drawing>
          <wp:inline distT="0" distB="0" distL="0" distR="0">
            <wp:extent cx="5727700" cy="393890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7700" cy="3938905"/>
                    </a:xfrm>
                    <a:prstGeom prst="rect">
                      <a:avLst/>
                    </a:prstGeom>
                  </pic:spPr>
                </pic:pic>
              </a:graphicData>
            </a:graphic>
          </wp:inline>
        </w:drawing>
      </w:r>
    </w:p>
    <w:p>
      <w:pPr>
        <w:jc w:val="both"/>
        <w:rPr>
          <w:rFonts w:eastAsia="Arial" w:asciiTheme="minorHAnsi" w:hAnsiTheme="minorHAnsi" w:cstheme="minorHAnsi"/>
          <w:lang w:val="en-US"/>
        </w:rPr>
      </w:pPr>
    </w:p>
    <w:p>
      <w:pPr>
        <w:jc w:val="both"/>
        <w:rPr>
          <w:rFonts w:eastAsia="Arial" w:asciiTheme="minorHAnsi" w:hAnsiTheme="minorHAnsi" w:cstheme="minorHAnsi"/>
          <w:lang w:val="en-US"/>
        </w:rPr>
      </w:pPr>
      <w:r>
        <w:rPr>
          <w:rFonts w:eastAsia="Arial" w:asciiTheme="minorHAnsi" w:hAnsiTheme="minorHAnsi" w:cstheme="minorHAnsi"/>
          <w:lang w:val="en-US"/>
        </w:rPr>
        <w:t>Supplementary Figure S7 — Read counts for genes called AI by Babak (1) and not by ISoLDE on Babak dataset.</w:t>
      </w:r>
    </w:p>
    <w:p>
      <w:pPr>
        <w:jc w:val="both"/>
        <w:rPr>
          <w:rFonts w:eastAsia="Arial" w:asciiTheme="minorHAnsi" w:hAnsiTheme="minorHAnsi" w:cstheme="minorHAnsi"/>
          <w:lang w:val="en-US"/>
        </w:rPr>
      </w:pPr>
      <w:r>
        <w:rPr>
          <w:rFonts w:eastAsia="Arial" w:asciiTheme="minorHAnsi" w:hAnsiTheme="minorHAnsi" w:cstheme="minorHAnsi"/>
          <w:lang w:val="en-US"/>
        </w:rPr>
        <w:t>Normalized maternal (M, red) and paternal (F, blue) read counts are displayed for the 4 replicates of each reciprocal cross between the C57BL/6 and CAST strains. The titles over the graphs indicate the genes and, in brackets, the ISoLDE call vs. the Babak call. UN M denotes a consistency flag.</w:t>
      </w:r>
    </w:p>
    <w:p>
      <w:pPr>
        <w:jc w:val="both"/>
        <w:rPr>
          <w:rFonts w:eastAsia="Arial" w:asciiTheme="minorHAnsi" w:hAnsiTheme="minorHAnsi" w:cstheme="minorHAnsi"/>
          <w:lang w:val="en-US"/>
        </w:rPr>
      </w:pPr>
    </w:p>
    <w:p>
      <w:pPr>
        <w:jc w:val="center"/>
        <w:rPr>
          <w:rFonts w:eastAsia="Arial" w:asciiTheme="minorHAnsi" w:hAnsiTheme="minorHAnsi" w:cstheme="minorHAnsi"/>
          <w:lang w:val="en-US"/>
        </w:rPr>
      </w:pPr>
      <w:r>
        <w:rPr>
          <w:rFonts w:eastAsia="Arial" w:asciiTheme="minorHAnsi" w:hAnsiTheme="minorHAnsi" w:cstheme="minorHAnsi"/>
          <w:lang w:val="en-US"/>
        </w:rPr>
        <w:t>----------------------------------------------</w:t>
      </w:r>
    </w:p>
    <w:p>
      <w:pPr>
        <w:jc w:val="center"/>
        <w:rPr>
          <w:rFonts w:eastAsia="Arial" w:asciiTheme="minorHAnsi" w:hAnsiTheme="minorHAnsi" w:cstheme="minorHAnsi"/>
          <w:lang w:val="en-US"/>
        </w:rPr>
      </w:pPr>
    </w:p>
    <w:p>
      <w:pPr>
        <w:jc w:val="center"/>
        <w:rPr>
          <w:rFonts w:eastAsia="Arial" w:asciiTheme="minorHAnsi" w:hAnsiTheme="minorHAnsi" w:cstheme="minorHAnsi"/>
          <w:lang w:val="en-US"/>
        </w:rPr>
      </w:pPr>
      <w:r>
        <w:rPr>
          <w:rFonts w:eastAsia="Arial" w:asciiTheme="minorHAnsi" w:hAnsiTheme="minorHAnsi" w:cstheme="minorHAnsi"/>
        </w:rPr>
        <w:drawing>
          <wp:inline distT="0" distB="0" distL="0" distR="0">
            <wp:extent cx="3024505" cy="20320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24597" cy="2032626"/>
                    </a:xfrm>
                    <a:prstGeom prst="rect">
                      <a:avLst/>
                    </a:prstGeom>
                  </pic:spPr>
                </pic:pic>
              </a:graphicData>
            </a:graphic>
          </wp:inline>
        </w:drawing>
      </w:r>
    </w:p>
    <w:p>
      <w:pPr>
        <w:jc w:val="both"/>
        <w:rPr>
          <w:rFonts w:eastAsia="Arial" w:asciiTheme="minorHAnsi" w:hAnsiTheme="minorHAnsi" w:cstheme="minorHAnsi"/>
          <w:lang w:val="en-US"/>
        </w:rPr>
      </w:pPr>
      <w:r>
        <w:rPr>
          <w:rFonts w:eastAsia="Arial" w:asciiTheme="minorHAnsi" w:hAnsiTheme="minorHAnsi" w:cstheme="minorHAnsi"/>
          <w:lang w:val="en-US"/>
        </w:rPr>
        <w:t>Supplementary Figure S8 — Read counts for genes called AI by ISoLDE and not by Babak (1) on the Babak dataset.</w:t>
      </w:r>
    </w:p>
    <w:p>
      <w:pPr>
        <w:jc w:val="both"/>
        <w:rPr>
          <w:rFonts w:eastAsia="Arial" w:asciiTheme="minorHAnsi" w:hAnsiTheme="minorHAnsi" w:cstheme="minorHAnsi"/>
          <w:lang w:val="en-US"/>
        </w:rPr>
      </w:pPr>
      <w:r>
        <w:rPr>
          <w:rFonts w:eastAsia="Arial" w:asciiTheme="minorHAnsi" w:hAnsiTheme="minorHAnsi" w:cstheme="minorHAnsi"/>
          <w:lang w:val="en-US"/>
        </w:rPr>
        <w:t>Same legend as in Figure S6.</w:t>
      </w:r>
    </w:p>
    <w:p>
      <w:pPr>
        <w:rPr>
          <w:rFonts w:eastAsia="Arial" w:asciiTheme="minorHAnsi" w:hAnsiTheme="minorHAnsi" w:cstheme="minorHAnsi"/>
          <w:lang w:val="en-US"/>
        </w:rPr>
      </w:pPr>
      <w:r>
        <w:rPr>
          <w:rFonts w:eastAsia="Arial" w:asciiTheme="minorHAnsi" w:hAnsiTheme="minorHAnsi" w:cstheme="minorHAnsi"/>
        </w:rPr>
        <w:drawing>
          <wp:inline distT="0" distB="0" distL="0" distR="0">
            <wp:extent cx="5727700" cy="470725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a:picLocks noChangeAspect="1"/>
                    </pic:cNvPicPr>
                  </pic:nvPicPr>
                  <pic:blipFill>
                    <a:blip r:embed="rId16" cstate="print">
                      <a:extLst>
                        <a:ext uri="{28A0092B-C50C-407E-A947-70E740481C1C}">
                          <a14:useLocalDpi xmlns:a14="http://schemas.microsoft.com/office/drawing/2010/main" val="0"/>
                        </a:ext>
                      </a:extLst>
                    </a:blip>
                    <a:srcRect t="7488"/>
                    <a:stretch>
                      <a:fillRect/>
                    </a:stretch>
                  </pic:blipFill>
                  <pic:spPr>
                    <a:xfrm>
                      <a:off x="0" y="0"/>
                      <a:ext cx="5727700" cy="4707255"/>
                    </a:xfrm>
                    <a:prstGeom prst="rect">
                      <a:avLst/>
                    </a:prstGeom>
                    <a:ln>
                      <a:noFill/>
                    </a:ln>
                  </pic:spPr>
                </pic:pic>
              </a:graphicData>
            </a:graphic>
          </wp:inline>
        </w:drawing>
      </w:r>
    </w:p>
    <w:p>
      <w:pPr>
        <w:jc w:val="both"/>
        <w:rPr>
          <w:rFonts w:eastAsia="Arial" w:asciiTheme="minorHAnsi" w:hAnsiTheme="minorHAnsi" w:cstheme="minorHAnsi"/>
          <w:lang w:val="en-US"/>
        </w:rPr>
      </w:pPr>
      <w:r>
        <w:rPr>
          <w:rFonts w:eastAsia="Arial" w:asciiTheme="minorHAnsi" w:hAnsiTheme="minorHAnsi" w:cstheme="minorHAnsi"/>
          <w:lang w:val="en-US"/>
        </w:rPr>
        <w:t>Supplementary Figure S9 — ISoLDE resampling version calls on the Perez dataset (9).</w:t>
      </w:r>
    </w:p>
    <w:p>
      <w:pPr>
        <w:jc w:val="both"/>
        <w:rPr>
          <w:rFonts w:eastAsia="Arial" w:asciiTheme="minorHAnsi" w:hAnsiTheme="minorHAnsi" w:cstheme="minorHAnsi"/>
          <w:lang w:val="en-US"/>
        </w:rPr>
      </w:pPr>
      <w:r>
        <w:rPr>
          <w:rFonts w:eastAsia="Arial" w:asciiTheme="minorHAnsi" w:hAnsiTheme="minorHAnsi" w:cstheme="minorHAnsi"/>
          <w:lang w:val="en-US"/>
        </w:rPr>
        <w:t>Same legends as in Figure 1A.</w:t>
      </w:r>
    </w:p>
    <w:p>
      <w:pPr>
        <w:jc w:val="both"/>
        <w:rPr>
          <w:rFonts w:eastAsia="Arial" w:asciiTheme="minorHAnsi" w:hAnsiTheme="minorHAnsi" w:cstheme="minorHAnsi"/>
          <w:lang w:val="en-US"/>
        </w:rPr>
      </w:pPr>
    </w:p>
    <w:p>
      <w:pPr>
        <w:jc w:val="center"/>
        <w:rPr>
          <w:rFonts w:eastAsia="Arial" w:asciiTheme="minorHAnsi" w:hAnsiTheme="minorHAnsi" w:cstheme="minorHAnsi"/>
          <w:lang w:val="en-US"/>
        </w:rPr>
      </w:pPr>
      <w:r>
        <w:rPr>
          <w:rFonts w:eastAsia="Arial" w:asciiTheme="minorHAnsi" w:hAnsiTheme="minorHAnsi" w:cstheme="minorHAnsi"/>
          <w:lang w:val="en-US"/>
        </w:rPr>
        <w:t>----------------------------------------------</w:t>
      </w:r>
    </w:p>
    <w:p>
      <w:pPr>
        <w:jc w:val="both"/>
        <w:rPr>
          <w:rFonts w:eastAsia="Arial" w:asciiTheme="minorHAnsi" w:hAnsiTheme="minorHAnsi" w:cstheme="minorHAnsi"/>
          <w:lang w:val="en-US"/>
        </w:rPr>
      </w:pPr>
    </w:p>
    <w:p>
      <w:pPr>
        <w:jc w:val="right"/>
        <w:rPr>
          <w:rFonts w:eastAsia="Arial" w:asciiTheme="minorHAnsi" w:hAnsiTheme="minorHAnsi" w:cstheme="minorHAnsi"/>
          <w:lang w:val="en-US"/>
        </w:rPr>
      </w:pPr>
      <w:r>
        <w:rPr>
          <w:rFonts w:eastAsia="Arial" w:asciiTheme="minorHAnsi" w:hAnsiTheme="minorHAnsi" w:cstheme="minorHAnsi"/>
        </w:rPr>
        <w:drawing>
          <wp:inline distT="0" distB="0" distL="0" distR="0">
            <wp:extent cx="5727700" cy="236601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7700" cy="2366010"/>
                    </a:xfrm>
                    <a:prstGeom prst="rect">
                      <a:avLst/>
                    </a:prstGeom>
                  </pic:spPr>
                </pic:pic>
              </a:graphicData>
            </a:graphic>
          </wp:inline>
        </w:drawing>
      </w:r>
    </w:p>
    <w:p>
      <w:pPr>
        <w:jc w:val="both"/>
        <w:rPr>
          <w:rFonts w:eastAsia="Arial" w:asciiTheme="minorHAnsi" w:hAnsiTheme="minorHAnsi" w:cstheme="minorHAnsi"/>
          <w:lang w:val="en-US"/>
        </w:rPr>
      </w:pPr>
      <w:r>
        <w:rPr>
          <w:rFonts w:eastAsia="Arial" w:asciiTheme="minorHAnsi" w:hAnsiTheme="minorHAnsi" w:cstheme="minorHAnsi"/>
          <w:lang w:val="en-US"/>
        </w:rPr>
        <w:t>Supplementary Figure S10 — MMSEQ estimates for genes called AI by Perez (9) and flagged by ISoLDE on the Perez dataset.</w:t>
      </w:r>
    </w:p>
    <w:p>
      <w:pPr>
        <w:jc w:val="both"/>
        <w:rPr>
          <w:rFonts w:eastAsia="Arial" w:asciiTheme="minorHAnsi" w:hAnsiTheme="minorHAnsi" w:cstheme="minorHAnsi"/>
          <w:lang w:val="en-US"/>
        </w:rPr>
      </w:pPr>
      <w:r>
        <w:rPr>
          <w:rFonts w:eastAsia="Arial" w:asciiTheme="minorHAnsi" w:hAnsiTheme="minorHAnsi" w:cstheme="minorHAnsi"/>
          <w:lang w:val="en-US"/>
        </w:rPr>
        <w:t>MMSEQ estimates are displayed for the maternal (m, red) and paternal (p, blue) allele of the indicated genes. In the brackets, the ISoLDE call is given first. F1R and F1i in the replicate</w:t>
      </w:r>
    </w:p>
    <w:p>
      <w:pPr>
        <w:jc w:val="both"/>
        <w:rPr>
          <w:rFonts w:eastAsia="Arial" w:asciiTheme="minorHAnsi" w:hAnsiTheme="minorHAnsi" w:cstheme="minorHAnsi"/>
          <w:lang w:val="en-US"/>
        </w:rPr>
      </w:pPr>
      <w:r>
        <w:rPr>
          <w:rFonts w:eastAsia="Arial" w:asciiTheme="minorHAnsi" w:hAnsiTheme="minorHAnsi" w:cstheme="minorHAnsi"/>
          <w:lang w:val="en-US"/>
        </w:rPr>
        <w:t>names refer to the reciprocal crosses.</w:t>
      </w:r>
    </w:p>
    <w:p>
      <w:pPr>
        <w:jc w:val="center"/>
        <w:rPr>
          <w:rFonts w:eastAsia="Arial" w:asciiTheme="minorHAnsi" w:hAnsiTheme="minorHAnsi" w:cstheme="minorHAnsi"/>
          <w:lang w:val="en-US"/>
        </w:rPr>
      </w:pPr>
      <w:r>
        <w:rPr>
          <w:rFonts w:eastAsia="Arial" w:asciiTheme="minorHAnsi" w:hAnsiTheme="minorHAnsi" w:cstheme="minorHAnsi"/>
        </w:rPr>
        <w:drawing>
          <wp:inline distT="0" distB="0" distL="0" distR="0">
            <wp:extent cx="5727700" cy="313944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27700" cy="3139440"/>
                    </a:xfrm>
                    <a:prstGeom prst="rect">
                      <a:avLst/>
                    </a:prstGeom>
                  </pic:spPr>
                </pic:pic>
              </a:graphicData>
            </a:graphic>
          </wp:inline>
        </w:drawing>
      </w:r>
    </w:p>
    <w:p>
      <w:pPr>
        <w:jc w:val="both"/>
        <w:rPr>
          <w:rFonts w:eastAsia="Arial" w:asciiTheme="minorHAnsi" w:hAnsiTheme="minorHAnsi" w:cstheme="minorHAnsi"/>
          <w:lang w:val="en-US"/>
        </w:rPr>
      </w:pPr>
      <w:r>
        <w:rPr>
          <w:rFonts w:eastAsia="Arial" w:asciiTheme="minorHAnsi" w:hAnsiTheme="minorHAnsi" w:cstheme="minorHAnsi"/>
          <w:lang w:val="en-US"/>
        </w:rPr>
        <w:t>Supplementary Figure S11 — MMSEQ estimates for genes called AI by Perez (9) and bi-allelically expressed by ISoLDE on the Perez dataset.</w:t>
      </w:r>
    </w:p>
    <w:p>
      <w:pPr>
        <w:jc w:val="both"/>
        <w:rPr>
          <w:rFonts w:eastAsia="Arial" w:asciiTheme="minorHAnsi" w:hAnsiTheme="minorHAnsi" w:cstheme="minorHAnsi"/>
          <w:lang w:val="en-US"/>
        </w:rPr>
      </w:pPr>
      <w:r>
        <w:rPr>
          <w:rFonts w:eastAsia="Arial" w:asciiTheme="minorHAnsi" w:hAnsiTheme="minorHAnsi" w:cstheme="minorHAnsi"/>
          <w:lang w:val="en-US"/>
        </w:rPr>
        <w:t>Same legend as in Figure S9.</w:t>
      </w:r>
    </w:p>
    <w:p>
      <w:pPr>
        <w:jc w:val="center"/>
        <w:rPr>
          <w:rFonts w:eastAsia="Arial" w:asciiTheme="minorHAnsi" w:hAnsiTheme="minorHAnsi" w:cstheme="minorHAnsi"/>
          <w:lang w:val="en-US"/>
        </w:rPr>
      </w:pPr>
      <w:r>
        <w:rPr>
          <w:rFonts w:eastAsia="Arial" w:asciiTheme="minorHAnsi" w:hAnsiTheme="minorHAnsi" w:cstheme="minorHAnsi"/>
          <w:lang w:val="en-US"/>
        </w:rPr>
        <w:t>----------------------------------------------</w:t>
      </w:r>
    </w:p>
    <w:p>
      <w:pPr>
        <w:jc w:val="both"/>
        <w:rPr>
          <w:rFonts w:eastAsia="Arial" w:asciiTheme="minorHAnsi" w:hAnsiTheme="minorHAnsi" w:cstheme="minorHAnsi"/>
          <w:lang w:val="en-US"/>
        </w:rPr>
      </w:pPr>
    </w:p>
    <w:p>
      <w:pPr>
        <w:jc w:val="center"/>
        <w:rPr>
          <w:rFonts w:eastAsia="Arial" w:asciiTheme="minorHAnsi" w:hAnsiTheme="minorHAnsi" w:cstheme="minorHAnsi"/>
          <w:lang w:val="en-US"/>
        </w:rPr>
      </w:pPr>
      <w:r>
        <w:rPr>
          <w:rFonts w:eastAsia="Arial" w:asciiTheme="minorHAnsi" w:hAnsiTheme="minorHAnsi" w:cstheme="minorHAnsi"/>
        </w:rPr>
        <w:drawing>
          <wp:inline distT="0" distB="0" distL="0" distR="0">
            <wp:extent cx="5090160" cy="434467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a:picLocks noChangeAspect="1"/>
                    </pic:cNvPicPr>
                  </pic:nvPicPr>
                  <pic:blipFill>
                    <a:blip r:embed="rId19" cstate="print">
                      <a:extLst>
                        <a:ext uri="{28A0092B-C50C-407E-A947-70E740481C1C}">
                          <a14:useLocalDpi xmlns:a14="http://schemas.microsoft.com/office/drawing/2010/main" val="0"/>
                        </a:ext>
                      </a:extLst>
                    </a:blip>
                    <a:srcRect t="9136" b="5455"/>
                    <a:stretch>
                      <a:fillRect/>
                    </a:stretch>
                  </pic:blipFill>
                  <pic:spPr>
                    <a:xfrm>
                      <a:off x="0" y="0"/>
                      <a:ext cx="5090400" cy="4345200"/>
                    </a:xfrm>
                    <a:prstGeom prst="rect">
                      <a:avLst/>
                    </a:prstGeom>
                    <a:ln>
                      <a:noFill/>
                    </a:ln>
                  </pic:spPr>
                </pic:pic>
              </a:graphicData>
            </a:graphic>
          </wp:inline>
        </w:drawing>
      </w:r>
    </w:p>
    <w:p>
      <w:pPr>
        <w:jc w:val="both"/>
        <w:rPr>
          <w:rFonts w:eastAsia="Arial" w:asciiTheme="minorHAnsi" w:hAnsiTheme="minorHAnsi" w:cstheme="minorHAnsi"/>
          <w:lang w:val="en-US"/>
        </w:rPr>
      </w:pPr>
    </w:p>
    <w:p>
      <w:pPr>
        <w:jc w:val="both"/>
        <w:rPr>
          <w:rFonts w:eastAsia="Arial" w:asciiTheme="minorHAnsi" w:hAnsiTheme="minorHAnsi" w:cstheme="minorHAnsi"/>
          <w:lang w:val="en-US"/>
        </w:rPr>
      </w:pPr>
      <w:r>
        <w:rPr>
          <w:rFonts w:eastAsia="Arial" w:asciiTheme="minorHAnsi" w:hAnsiTheme="minorHAnsi" w:cstheme="minorHAnsi"/>
          <w:lang w:val="en-US"/>
        </w:rPr>
        <w:t>Supplementary Figure S12 — ISoLDE resampling version calls on the Lorenc VNO dataset (15).</w:t>
      </w:r>
    </w:p>
    <w:p>
      <w:pPr>
        <w:jc w:val="both"/>
        <w:rPr>
          <w:rFonts w:eastAsia="Arial" w:asciiTheme="minorHAnsi" w:hAnsiTheme="minorHAnsi" w:cstheme="minorHAnsi"/>
          <w:lang w:val="en-US"/>
        </w:rPr>
      </w:pPr>
      <w:r>
        <w:rPr>
          <w:rFonts w:eastAsia="Arial" w:asciiTheme="minorHAnsi" w:hAnsiTheme="minorHAnsi" w:cstheme="minorHAnsi"/>
          <w:lang w:val="en-US"/>
        </w:rPr>
        <w:t>Same legends as in Figure 1A.</w:t>
      </w:r>
    </w:p>
    <w:p>
      <w:pPr>
        <w:jc w:val="center"/>
        <w:rPr>
          <w:rFonts w:eastAsia="Arial" w:asciiTheme="minorHAnsi" w:hAnsiTheme="minorHAnsi" w:cstheme="minorHAnsi"/>
          <w:lang w:val="en-US"/>
        </w:rPr>
      </w:pPr>
      <w:r>
        <w:rPr>
          <w:rFonts w:eastAsia="Arial" w:asciiTheme="minorHAnsi" w:hAnsiTheme="minorHAnsi" w:cstheme="minorHAnsi"/>
        </w:rPr>
        <w:drawing>
          <wp:inline distT="0" distB="0" distL="0" distR="0">
            <wp:extent cx="5727700" cy="451104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a:picLocks noChangeAspect="1"/>
                    </pic:cNvPicPr>
                  </pic:nvPicPr>
                  <pic:blipFill>
                    <a:blip r:embed="rId20" cstate="print">
                      <a:extLst>
                        <a:ext uri="{28A0092B-C50C-407E-A947-70E740481C1C}">
                          <a14:useLocalDpi xmlns:a14="http://schemas.microsoft.com/office/drawing/2010/main" val="0"/>
                        </a:ext>
                      </a:extLst>
                    </a:blip>
                    <a:srcRect t="7716" b="13525"/>
                    <a:stretch>
                      <a:fillRect/>
                    </a:stretch>
                  </pic:blipFill>
                  <pic:spPr>
                    <a:xfrm>
                      <a:off x="0" y="0"/>
                      <a:ext cx="5727700" cy="4511040"/>
                    </a:xfrm>
                    <a:prstGeom prst="rect">
                      <a:avLst/>
                    </a:prstGeom>
                    <a:ln>
                      <a:noFill/>
                    </a:ln>
                  </pic:spPr>
                </pic:pic>
              </a:graphicData>
            </a:graphic>
          </wp:inline>
        </w:drawing>
      </w:r>
    </w:p>
    <w:p>
      <w:pPr>
        <w:jc w:val="both"/>
        <w:rPr>
          <w:rFonts w:eastAsia="Arial" w:asciiTheme="minorHAnsi" w:hAnsiTheme="minorHAnsi" w:cstheme="minorHAnsi"/>
          <w:lang w:val="en-US"/>
        </w:rPr>
      </w:pPr>
      <w:r>
        <w:rPr>
          <w:rFonts w:eastAsia="Arial" w:asciiTheme="minorHAnsi" w:hAnsiTheme="minorHAnsi" w:cstheme="minorHAnsi"/>
          <w:lang w:val="en-US"/>
        </w:rPr>
        <w:t>Supplementary Figure S13 — ISoLDE resampling version calls on the Lorenc HYP dataset (15).</w:t>
      </w:r>
    </w:p>
    <w:p>
      <w:pPr>
        <w:jc w:val="both"/>
        <w:rPr>
          <w:rFonts w:eastAsia="Arial" w:asciiTheme="minorHAnsi" w:hAnsiTheme="minorHAnsi" w:cstheme="minorHAnsi"/>
          <w:lang w:val="en-US"/>
        </w:rPr>
      </w:pPr>
      <w:r>
        <w:rPr>
          <w:rFonts w:eastAsia="Arial" w:asciiTheme="minorHAnsi" w:hAnsiTheme="minorHAnsi" w:cstheme="minorHAnsi"/>
          <w:lang w:val="en-US"/>
        </w:rPr>
        <w:t>Same legends as in Figure 1A.</w:t>
      </w:r>
    </w:p>
    <w:p>
      <w:pPr>
        <w:jc w:val="center"/>
        <w:rPr>
          <w:rFonts w:eastAsia="Arial" w:asciiTheme="minorHAnsi" w:hAnsiTheme="minorHAnsi" w:cstheme="minorHAnsi"/>
          <w:lang w:val="en-US"/>
        </w:rPr>
      </w:pPr>
      <w:r>
        <w:rPr>
          <w:rFonts w:eastAsia="Arial" w:asciiTheme="minorHAnsi" w:hAnsiTheme="minorHAnsi" w:cstheme="minorHAnsi"/>
        </w:rPr>
        <w:drawing>
          <wp:inline distT="0" distB="0" distL="0" distR="0">
            <wp:extent cx="5727700" cy="464312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pic:cNvPicPr>
                      <a:picLocks noChangeAspect="1"/>
                    </pic:cNvPicPr>
                  </pic:nvPicPr>
                  <pic:blipFill>
                    <a:blip r:embed="rId21" cstate="print">
                      <a:extLst>
                        <a:ext uri="{28A0092B-C50C-407E-A947-70E740481C1C}">
                          <a14:useLocalDpi xmlns:a14="http://schemas.microsoft.com/office/drawing/2010/main" val="0"/>
                        </a:ext>
                      </a:extLst>
                    </a:blip>
                    <a:srcRect t="5082" b="2020"/>
                    <a:stretch>
                      <a:fillRect/>
                    </a:stretch>
                  </pic:blipFill>
                  <pic:spPr>
                    <a:xfrm>
                      <a:off x="0" y="0"/>
                      <a:ext cx="5727700" cy="4643120"/>
                    </a:xfrm>
                    <a:prstGeom prst="rect">
                      <a:avLst/>
                    </a:prstGeom>
                    <a:ln>
                      <a:noFill/>
                    </a:ln>
                  </pic:spPr>
                </pic:pic>
              </a:graphicData>
            </a:graphic>
          </wp:inline>
        </w:drawing>
      </w:r>
    </w:p>
    <w:p>
      <w:pPr>
        <w:jc w:val="both"/>
        <w:rPr>
          <w:rFonts w:eastAsia="Arial" w:asciiTheme="minorHAnsi" w:hAnsiTheme="minorHAnsi" w:cstheme="minorHAnsi"/>
          <w:lang w:val="en-US"/>
        </w:rPr>
      </w:pPr>
      <w:r>
        <w:rPr>
          <w:rFonts w:eastAsia="Arial" w:asciiTheme="minorHAnsi" w:hAnsiTheme="minorHAnsi" w:cstheme="minorHAnsi"/>
          <w:lang w:val="en-US"/>
        </w:rPr>
        <w:t>Supplementary Figure S14 — ISoLDE resampling version calls on the Lorenc LIV dataset (15).</w:t>
      </w:r>
    </w:p>
    <w:p>
      <w:pPr>
        <w:jc w:val="both"/>
        <w:rPr>
          <w:rFonts w:eastAsia="Arial" w:asciiTheme="minorHAnsi" w:hAnsiTheme="minorHAnsi" w:cstheme="minorHAnsi"/>
          <w:lang w:val="en-US"/>
        </w:rPr>
      </w:pPr>
      <w:r>
        <w:rPr>
          <w:rFonts w:eastAsia="Arial" w:asciiTheme="minorHAnsi" w:hAnsiTheme="minorHAnsi" w:cstheme="minorHAnsi"/>
          <w:lang w:val="en-US"/>
        </w:rPr>
        <w:t>Same legends as in Figure 1A.</w:t>
      </w:r>
    </w:p>
    <w:p>
      <w:pPr>
        <w:jc w:val="both"/>
        <w:rPr>
          <w:rFonts w:eastAsia="Arial" w:asciiTheme="minorHAnsi" w:hAnsiTheme="minorHAnsi" w:cstheme="minorHAnsi"/>
          <w:lang w:val="en-US"/>
        </w:rPr>
      </w:pPr>
    </w:p>
    <w:p>
      <w:pPr>
        <w:jc w:val="center"/>
        <w:rPr>
          <w:rFonts w:eastAsia="Arial" w:asciiTheme="minorHAnsi" w:hAnsiTheme="minorHAnsi" w:cstheme="minorHAnsi"/>
          <w:lang w:val="en-US"/>
        </w:rPr>
      </w:pPr>
      <w:r>
        <w:rPr>
          <w:rFonts w:eastAsia="Arial" w:asciiTheme="minorHAnsi" w:hAnsiTheme="minorHAnsi" w:cstheme="minorHAnsi"/>
        </w:rPr>
        <w:drawing>
          <wp:inline distT="0" distB="0" distL="0" distR="0">
            <wp:extent cx="5151120" cy="431990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a:picLocks noChangeAspect="1"/>
                    </pic:cNvPicPr>
                  </pic:nvPicPr>
                  <pic:blipFill>
                    <a:blip r:embed="rId22" cstate="print">
                      <a:extLst>
                        <a:ext uri="{28A0092B-C50C-407E-A947-70E740481C1C}">
                          <a14:useLocalDpi xmlns:a14="http://schemas.microsoft.com/office/drawing/2010/main" val="0"/>
                        </a:ext>
                      </a:extLst>
                    </a:blip>
                    <a:srcRect b="7505"/>
                    <a:stretch>
                      <a:fillRect/>
                    </a:stretch>
                  </pic:blipFill>
                  <pic:spPr>
                    <a:xfrm>
                      <a:off x="0" y="0"/>
                      <a:ext cx="5151600" cy="4320000"/>
                    </a:xfrm>
                    <a:prstGeom prst="rect">
                      <a:avLst/>
                    </a:prstGeom>
                    <a:ln>
                      <a:noFill/>
                    </a:ln>
                  </pic:spPr>
                </pic:pic>
              </a:graphicData>
            </a:graphic>
          </wp:inline>
        </w:drawing>
      </w:r>
    </w:p>
    <w:p>
      <w:pPr>
        <w:jc w:val="both"/>
        <w:rPr>
          <w:rFonts w:eastAsia="Arial" w:asciiTheme="minorHAnsi" w:hAnsiTheme="minorHAnsi" w:cstheme="minorHAnsi"/>
          <w:lang w:val="en-US"/>
        </w:rPr>
      </w:pPr>
      <w:r>
        <w:rPr>
          <w:rFonts w:eastAsia="Arial" w:asciiTheme="minorHAnsi" w:hAnsiTheme="minorHAnsi" w:cstheme="minorHAnsi"/>
          <w:lang w:val="en-US"/>
        </w:rPr>
        <w:t>Supplementary Figure S15 — Read counts for genes called AI by Lorenc (15) and not by ISoLDE on the Lorenc HYP dataset.</w:t>
      </w:r>
    </w:p>
    <w:p>
      <w:pPr>
        <w:jc w:val="both"/>
        <w:rPr>
          <w:rFonts w:eastAsia="Arial" w:asciiTheme="minorHAnsi" w:hAnsiTheme="minorHAnsi" w:cstheme="minorHAnsi"/>
          <w:lang w:val="en-US"/>
        </w:rPr>
      </w:pPr>
      <w:r>
        <w:rPr>
          <w:rFonts w:eastAsia="Arial" w:asciiTheme="minorHAnsi" w:hAnsiTheme="minorHAnsi" w:cstheme="minorHAnsi"/>
          <w:lang w:val="en-US"/>
        </w:rPr>
        <w:t>Normalized maternal (red) and paternal (blue) read counts are displayed for the 6 and 3 replicates of each reciprocal cross. The titles over the graphs indicate the genes and, in brackets, the ISoLDE call vs. the Lorenc call. UN M and UN P denote consistency flags.</w:t>
      </w:r>
    </w:p>
    <w:p>
      <w:pPr>
        <w:jc w:val="center"/>
        <w:rPr>
          <w:rFonts w:eastAsia="Arial" w:asciiTheme="minorHAnsi" w:hAnsiTheme="minorHAnsi" w:cstheme="minorHAnsi"/>
          <w:lang w:val="en-US"/>
        </w:rPr>
      </w:pPr>
      <w:r>
        <w:rPr>
          <w:rFonts w:eastAsia="Arial" w:asciiTheme="minorHAnsi" w:hAnsiTheme="minorHAnsi" w:cstheme="minorHAnsi"/>
          <w:lang w:val="en-US"/>
        </w:rPr>
        <w:t>----------------------------------------------</w:t>
      </w:r>
    </w:p>
    <w:p>
      <w:pPr>
        <w:jc w:val="both"/>
        <w:rPr>
          <w:rFonts w:eastAsia="Arial" w:asciiTheme="minorHAnsi" w:hAnsiTheme="minorHAnsi" w:cstheme="minorHAnsi"/>
          <w:lang w:val="en-US"/>
        </w:rPr>
      </w:pPr>
    </w:p>
    <w:p>
      <w:pPr>
        <w:jc w:val="both"/>
        <w:rPr>
          <w:rFonts w:eastAsia="Arial" w:asciiTheme="minorHAnsi" w:hAnsiTheme="minorHAnsi" w:cstheme="minorHAnsi"/>
          <w:lang w:val="en-US"/>
        </w:rPr>
      </w:pPr>
    </w:p>
    <w:p>
      <w:pPr>
        <w:jc w:val="center"/>
        <w:rPr>
          <w:rFonts w:eastAsia="Arial" w:asciiTheme="minorHAnsi" w:hAnsiTheme="minorHAnsi" w:cstheme="minorHAnsi"/>
          <w:lang w:val="en-US"/>
        </w:rPr>
      </w:pPr>
      <w:r>
        <w:rPr>
          <w:rFonts w:eastAsia="Arial" w:asciiTheme="minorHAnsi" w:hAnsiTheme="minorHAnsi" w:cstheme="minorHAnsi"/>
        </w:rPr>
        <w:drawing>
          <wp:inline distT="0" distB="0" distL="0" distR="0">
            <wp:extent cx="5147945" cy="2199005"/>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48000" cy="2199600"/>
                    </a:xfrm>
                    <a:prstGeom prst="rect">
                      <a:avLst/>
                    </a:prstGeom>
                  </pic:spPr>
                </pic:pic>
              </a:graphicData>
            </a:graphic>
          </wp:inline>
        </w:drawing>
      </w:r>
    </w:p>
    <w:p>
      <w:pPr>
        <w:jc w:val="both"/>
        <w:rPr>
          <w:rFonts w:eastAsia="Arial" w:asciiTheme="minorHAnsi" w:hAnsiTheme="minorHAnsi" w:cstheme="minorHAnsi"/>
          <w:lang w:val="en-US"/>
        </w:rPr>
      </w:pPr>
      <w:r>
        <w:rPr>
          <w:rFonts w:eastAsia="Arial" w:asciiTheme="minorHAnsi" w:hAnsiTheme="minorHAnsi" w:cstheme="minorHAnsi"/>
          <w:lang w:val="en-US"/>
        </w:rPr>
        <w:t>Supplementary Figure S16 — Read counts for genes called AI by ISoLDE and not by Lorenc (15) on the Lorenc HYP dataset.</w:t>
      </w:r>
    </w:p>
    <w:p>
      <w:pPr>
        <w:jc w:val="both"/>
        <w:rPr>
          <w:rFonts w:eastAsia="Arial" w:asciiTheme="minorHAnsi" w:hAnsiTheme="minorHAnsi" w:cstheme="minorHAnsi"/>
          <w:lang w:val="en-US"/>
        </w:rPr>
      </w:pPr>
      <w:r>
        <w:rPr>
          <w:rFonts w:eastAsia="Arial" w:asciiTheme="minorHAnsi" w:hAnsiTheme="minorHAnsi" w:cstheme="minorHAnsi"/>
          <w:lang w:val="en-US"/>
        </w:rPr>
        <w:t>Normalized maternal (red) and paternal (blue) read counts are displayed for the 6 and 3 replicates of each reciprocal cross. The titles over the graphs indicate the genes and, in brackets, the ISoLDE call vs. the Lorenc call.</w:t>
      </w:r>
    </w:p>
    <w:p>
      <w:pPr>
        <w:jc w:val="center"/>
        <w:rPr>
          <w:rFonts w:eastAsia="Arial" w:asciiTheme="minorHAnsi" w:hAnsiTheme="minorHAnsi" w:cstheme="minorHAnsi"/>
          <w:lang w:val="en-US"/>
        </w:rPr>
      </w:pPr>
      <w:r>
        <w:rPr>
          <w:rFonts w:eastAsia="Arial" w:asciiTheme="minorHAnsi" w:hAnsiTheme="minorHAnsi" w:cstheme="minorHAnsi"/>
        </w:rPr>
        <w:drawing>
          <wp:inline distT="0" distB="0" distL="0" distR="0">
            <wp:extent cx="2267585" cy="299466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268000" cy="2995200"/>
                    </a:xfrm>
                    <a:prstGeom prst="rect">
                      <a:avLst/>
                    </a:prstGeom>
                  </pic:spPr>
                </pic:pic>
              </a:graphicData>
            </a:graphic>
          </wp:inline>
        </w:drawing>
      </w:r>
    </w:p>
    <w:p>
      <w:pPr>
        <w:jc w:val="both"/>
        <w:rPr>
          <w:rFonts w:eastAsia="Arial" w:asciiTheme="minorHAnsi" w:hAnsiTheme="minorHAnsi" w:cstheme="minorHAnsi"/>
          <w:lang w:val="en-US"/>
        </w:rPr>
      </w:pPr>
      <w:r>
        <w:rPr>
          <w:rFonts w:eastAsia="Arial" w:asciiTheme="minorHAnsi" w:hAnsiTheme="minorHAnsi" w:cstheme="minorHAnsi"/>
          <w:lang w:val="en-US"/>
        </w:rPr>
        <w:t>Supplementary Figure S17 — Read counts for Nnat called AI by Lorenc (15) and flagged by ISoLDE on the Lorenc VNO dataset.</w:t>
      </w:r>
    </w:p>
    <w:p>
      <w:pPr>
        <w:jc w:val="both"/>
        <w:rPr>
          <w:rFonts w:eastAsia="Arial" w:asciiTheme="minorHAnsi" w:hAnsiTheme="minorHAnsi" w:cstheme="minorHAnsi"/>
          <w:lang w:val="en-US"/>
        </w:rPr>
      </w:pPr>
      <w:r>
        <w:rPr>
          <w:rFonts w:eastAsia="Arial" w:asciiTheme="minorHAnsi" w:hAnsiTheme="minorHAnsi" w:cstheme="minorHAnsi"/>
          <w:lang w:val="en-US"/>
        </w:rPr>
        <w:t>Normalized maternal (red) and paternal (blue) read counts are displayed for the 4 and 3 replicates of each reciprocal cross. The title over the graph indicates the gene and, in brackets, the ISoLDE call vs. the Lorenc call. UN P denotes a consistency flag.</w:t>
      </w:r>
    </w:p>
    <w:p>
      <w:pPr>
        <w:jc w:val="both"/>
        <w:rPr>
          <w:rFonts w:eastAsia="Arial" w:asciiTheme="minorHAnsi" w:hAnsiTheme="minorHAnsi" w:cstheme="minorHAnsi"/>
          <w:lang w:val="en-US"/>
        </w:rPr>
      </w:pPr>
    </w:p>
    <w:p>
      <w:pPr>
        <w:jc w:val="center"/>
        <w:rPr>
          <w:rFonts w:eastAsia="Arial" w:asciiTheme="minorHAnsi" w:hAnsiTheme="minorHAnsi" w:cstheme="minorHAnsi"/>
          <w:lang w:val="en-US"/>
        </w:rPr>
      </w:pPr>
      <w:r>
        <w:rPr>
          <w:rFonts w:eastAsia="Arial" w:asciiTheme="minorHAnsi" w:hAnsiTheme="minorHAnsi" w:cstheme="minorHAnsi"/>
        </w:rPr>
        <w:drawing>
          <wp:inline distT="0" distB="0" distL="0" distR="0">
            <wp:extent cx="2267585" cy="487426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268000" cy="4874400"/>
                    </a:xfrm>
                    <a:prstGeom prst="rect">
                      <a:avLst/>
                    </a:prstGeom>
                  </pic:spPr>
                </pic:pic>
              </a:graphicData>
            </a:graphic>
          </wp:inline>
        </w:drawing>
      </w:r>
    </w:p>
    <w:p>
      <w:pPr>
        <w:jc w:val="both"/>
        <w:rPr>
          <w:rFonts w:eastAsia="Arial" w:asciiTheme="minorHAnsi" w:hAnsiTheme="minorHAnsi" w:cstheme="minorHAnsi"/>
          <w:lang w:val="en-US"/>
        </w:rPr>
      </w:pPr>
      <w:r>
        <w:rPr>
          <w:rFonts w:eastAsia="Arial" w:asciiTheme="minorHAnsi" w:hAnsiTheme="minorHAnsi" w:cstheme="minorHAnsi"/>
          <w:lang w:val="en-US"/>
        </w:rPr>
        <w:t>Supplementary Figure S18 — Read counts for genes called AI by ISoLDE and not by Lorenc (15) on the Lorenc VNO dataset.</w:t>
      </w:r>
    </w:p>
    <w:p>
      <w:pPr>
        <w:jc w:val="both"/>
        <w:rPr>
          <w:rFonts w:eastAsia="Arial" w:asciiTheme="minorHAnsi" w:hAnsiTheme="minorHAnsi" w:cstheme="minorHAnsi"/>
          <w:lang w:val="en-US"/>
        </w:rPr>
      </w:pPr>
      <w:r>
        <w:rPr>
          <w:rFonts w:eastAsia="Arial" w:asciiTheme="minorHAnsi" w:hAnsiTheme="minorHAnsi" w:cstheme="minorHAnsi"/>
          <w:lang w:val="en-US"/>
        </w:rPr>
        <w:t>Normalized maternal (red) and paternal (blue) read counts are displayed for the 4 and 3 replicates of each reciprocal cross. The titles over the graphs indicate the genes and, in brackets, the ISoLDE call vs. the Lorenc call.</w:t>
      </w:r>
    </w:p>
    <w:p>
      <w:pPr>
        <w:jc w:val="both"/>
        <w:rPr>
          <w:rFonts w:eastAsia="Arial" w:asciiTheme="minorHAnsi" w:hAnsiTheme="minorHAnsi" w:cstheme="minorHAnsi"/>
          <w:lang w:val="en-US"/>
        </w:rPr>
      </w:pPr>
    </w:p>
    <w:p>
      <w:pPr>
        <w:jc w:val="center"/>
        <w:rPr>
          <w:rFonts w:eastAsia="Arial" w:asciiTheme="minorHAnsi" w:hAnsiTheme="minorHAnsi" w:cstheme="minorHAnsi"/>
          <w:lang w:val="en-US"/>
        </w:rPr>
      </w:pPr>
      <w:r>
        <w:rPr>
          <w:rFonts w:eastAsia="Arial" w:asciiTheme="minorHAnsi" w:hAnsiTheme="minorHAnsi" w:cstheme="minorHAnsi"/>
        </w:rPr>
        <w:drawing>
          <wp:inline distT="0" distB="0" distL="0" distR="0">
            <wp:extent cx="5727700" cy="572770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27700" cy="5727700"/>
                    </a:xfrm>
                    <a:prstGeom prst="rect">
                      <a:avLst/>
                    </a:prstGeom>
                  </pic:spPr>
                </pic:pic>
              </a:graphicData>
            </a:graphic>
          </wp:inline>
        </w:drawing>
      </w:r>
    </w:p>
    <w:p>
      <w:pPr>
        <w:jc w:val="both"/>
        <w:rPr>
          <w:rFonts w:eastAsia="Arial" w:asciiTheme="minorHAnsi" w:hAnsiTheme="minorHAnsi" w:cstheme="minorHAnsi"/>
          <w:lang w:val="en-US"/>
        </w:rPr>
      </w:pPr>
      <w:r>
        <w:rPr>
          <w:rFonts w:eastAsia="Arial" w:asciiTheme="minorHAnsi" w:hAnsiTheme="minorHAnsi" w:cstheme="minorHAnsi"/>
          <w:lang w:val="en-US"/>
        </w:rPr>
        <w:t>Supplementary Figure S19 — ISoLDE predefined thresholds version calls on the Hasin-Brumshtein dataset (38).</w:t>
      </w:r>
    </w:p>
    <w:p>
      <w:pPr>
        <w:jc w:val="both"/>
        <w:rPr>
          <w:rFonts w:eastAsia="Arial" w:asciiTheme="minorHAnsi" w:hAnsiTheme="minorHAnsi" w:cstheme="minorHAnsi"/>
          <w:lang w:val="en-US"/>
        </w:rPr>
      </w:pPr>
      <w:r>
        <w:rPr>
          <w:rFonts w:eastAsia="Arial" w:asciiTheme="minorHAnsi" w:hAnsiTheme="minorHAnsi" w:cstheme="minorHAnsi"/>
          <w:lang w:val="en-US"/>
        </w:rPr>
        <w:t>Violet crosses correspond to bi-allelically expressed genes. Red and blue crosses correspond to genes called maternally and paternally biased, respectively. Grey crosses are undetermined genes. Grey circled crosses correspond to flagged genes. Dashed lines represent the empirical threshold values. The predefined thresholds version of ISoLDE was used because only two replicates of each cross were available.</w:t>
      </w:r>
    </w:p>
    <w:p>
      <w:pPr>
        <w:jc w:val="both"/>
        <w:rPr>
          <w:rFonts w:eastAsia="Arial" w:asciiTheme="minorHAnsi" w:hAnsiTheme="minorHAnsi" w:cstheme="minorHAnsi"/>
          <w:lang w:val="en-US"/>
        </w:rPr>
      </w:pPr>
    </w:p>
    <w:p>
      <w:pPr>
        <w:jc w:val="center"/>
        <w:rPr>
          <w:rFonts w:eastAsia="Arial" w:asciiTheme="minorHAnsi" w:hAnsiTheme="minorHAnsi" w:cstheme="minorHAnsi"/>
          <w:lang w:val="en-US"/>
        </w:rPr>
      </w:pPr>
      <w:r>
        <w:rPr>
          <w:rFonts w:eastAsia="Arial" w:asciiTheme="minorHAnsi" w:hAnsiTheme="minorHAnsi" w:cstheme="minorHAnsi"/>
        </w:rPr>
        <w:drawing>
          <wp:inline distT="0" distB="0" distL="0" distR="0">
            <wp:extent cx="5727700" cy="4502150"/>
            <wp:effectExtent l="19050" t="0" r="6350" b="0"/>
            <wp:docPr id="27" name="Image 26" descr="fig_S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6" descr="fig_S20.png"/>
                    <pic:cNvPicPr>
                      <a:picLocks noChangeAspect="1"/>
                    </pic:cNvPicPr>
                  </pic:nvPicPr>
                  <pic:blipFill>
                    <a:blip r:embed="rId27" cstate="print"/>
                    <a:stretch>
                      <a:fillRect/>
                    </a:stretch>
                  </pic:blipFill>
                  <pic:spPr>
                    <a:xfrm>
                      <a:off x="0" y="0"/>
                      <a:ext cx="5727700" cy="4502150"/>
                    </a:xfrm>
                    <a:prstGeom prst="rect">
                      <a:avLst/>
                    </a:prstGeom>
                  </pic:spPr>
                </pic:pic>
              </a:graphicData>
            </a:graphic>
          </wp:inline>
        </w:drawing>
      </w:r>
    </w:p>
    <w:p>
      <w:pPr>
        <w:jc w:val="both"/>
        <w:rPr>
          <w:rFonts w:eastAsia="Arial" w:asciiTheme="minorHAnsi" w:hAnsiTheme="minorHAnsi" w:cstheme="minorHAnsi"/>
          <w:lang w:val="en-US"/>
        </w:rPr>
      </w:pPr>
      <w:r>
        <w:rPr>
          <w:rFonts w:eastAsia="Arial" w:asciiTheme="minorHAnsi" w:hAnsiTheme="minorHAnsi" w:cstheme="minorHAnsi"/>
          <w:lang w:val="en-US"/>
        </w:rPr>
        <w:t>Supplementary Figure S20 — Read counts for genes called AI by ISoLDE and not by Hasin-Brumshtein (38) on the Hasin-Brumshtein dataset.</w:t>
      </w:r>
    </w:p>
    <w:p>
      <w:pPr>
        <w:jc w:val="both"/>
        <w:rPr>
          <w:rFonts w:eastAsia="Arial" w:asciiTheme="minorHAnsi" w:hAnsiTheme="minorHAnsi" w:cstheme="minorHAnsi"/>
          <w:lang w:val="en-US"/>
        </w:rPr>
      </w:pPr>
      <w:r>
        <w:rPr>
          <w:rFonts w:eastAsia="Arial" w:asciiTheme="minorHAnsi" w:hAnsiTheme="minorHAnsi" w:cstheme="minorHAnsi"/>
          <w:lang w:val="en-US"/>
        </w:rPr>
        <w:t xml:space="preserve">Normalized maternal (red) and paternal (blue) read counts are displayed for the 2 replicates of each reciprocal cross. </w:t>
      </w:r>
    </w:p>
    <w:p>
      <w:pPr>
        <w:jc w:val="both"/>
        <w:rPr>
          <w:rFonts w:eastAsia="Arial" w:asciiTheme="minorHAnsi" w:hAnsiTheme="minorHAnsi" w:cstheme="minorHAnsi"/>
          <w:lang w:val="en-US"/>
        </w:rPr>
      </w:pPr>
    </w:p>
    <w:p>
      <w:pPr>
        <w:jc w:val="center"/>
        <w:rPr>
          <w:rFonts w:eastAsia="Arial" w:asciiTheme="minorHAnsi" w:hAnsiTheme="minorHAnsi" w:cstheme="minorHAnsi"/>
          <w:lang w:val="en-US"/>
        </w:rPr>
      </w:pPr>
      <w:r>
        <w:rPr>
          <w:rFonts w:eastAsia="Arial" w:asciiTheme="minorHAnsi" w:hAnsiTheme="minorHAnsi" w:cstheme="minorHAnsi"/>
        </w:rPr>
        <w:drawing>
          <wp:inline distT="0" distB="0" distL="0" distR="0">
            <wp:extent cx="3021965" cy="3021965"/>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022204" cy="3022204"/>
                    </a:xfrm>
                    <a:prstGeom prst="rect">
                      <a:avLst/>
                    </a:prstGeom>
                  </pic:spPr>
                </pic:pic>
              </a:graphicData>
            </a:graphic>
          </wp:inline>
        </w:drawing>
      </w:r>
    </w:p>
    <w:p>
      <w:pPr>
        <w:jc w:val="both"/>
        <w:rPr>
          <w:rFonts w:eastAsia="Arial" w:asciiTheme="minorHAnsi" w:hAnsiTheme="minorHAnsi" w:cstheme="minorHAnsi"/>
          <w:lang w:val="en-US"/>
        </w:rPr>
      </w:pPr>
      <w:r>
        <w:rPr>
          <w:rFonts w:eastAsia="Arial" w:asciiTheme="minorHAnsi" w:hAnsiTheme="minorHAnsi" w:cstheme="minorHAnsi"/>
          <w:lang w:val="en-US"/>
        </w:rPr>
        <w:t>Supplementary Figure S21 — Read counts for genes called AI by ISoLDE and not by Bonthuis (10) on the P0 dataset.</w:t>
      </w:r>
    </w:p>
    <w:p>
      <w:pPr>
        <w:jc w:val="both"/>
        <w:rPr>
          <w:rFonts w:eastAsia="Arial" w:asciiTheme="minorHAnsi" w:hAnsiTheme="minorHAnsi" w:cstheme="minorHAnsi"/>
          <w:lang w:val="en-US"/>
        </w:rPr>
      </w:pPr>
      <w:r>
        <w:rPr>
          <w:rFonts w:eastAsia="Arial" w:asciiTheme="minorHAnsi" w:hAnsiTheme="minorHAnsi" w:cstheme="minorHAnsi"/>
          <w:lang w:val="en-US"/>
        </w:rPr>
        <w:t>Normalized maternal (red) and paternal (blue) read counts are displayed for the 4 replicates of the BJ1 (mother C57BL/6 x father JF1) cross and the 3 replicates of the JB6 cross (mother JF1 x father C57BL/6). The titles over the graphs indicate the genes and in brackets, ISoLDE call vs. Bonthuis call.</w:t>
      </w:r>
    </w:p>
    <w:p>
      <w:pPr>
        <w:jc w:val="both"/>
        <w:rPr>
          <w:rFonts w:eastAsia="Arial" w:asciiTheme="minorHAnsi" w:hAnsiTheme="minorHAnsi" w:cstheme="minorHAnsi"/>
          <w:lang w:val="en-US"/>
        </w:rPr>
      </w:pPr>
    </w:p>
    <w:p>
      <w:pPr>
        <w:jc w:val="center"/>
        <w:rPr>
          <w:rFonts w:eastAsia="Arial" w:asciiTheme="minorHAnsi" w:hAnsiTheme="minorHAnsi" w:cstheme="minorHAnsi"/>
          <w:lang w:val="en-US"/>
        </w:rPr>
      </w:pPr>
      <w:r>
        <w:rPr>
          <w:rFonts w:eastAsia="Arial" w:asciiTheme="minorHAnsi" w:hAnsiTheme="minorHAnsi" w:cstheme="minorHAnsi"/>
        </w:rPr>
        <w:drawing>
          <wp:inline distT="0" distB="0" distL="0" distR="0">
            <wp:extent cx="5727700" cy="540766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27700" cy="5407660"/>
                    </a:xfrm>
                    <a:prstGeom prst="rect">
                      <a:avLst/>
                    </a:prstGeom>
                  </pic:spPr>
                </pic:pic>
              </a:graphicData>
            </a:graphic>
          </wp:inline>
        </w:drawing>
      </w:r>
    </w:p>
    <w:p>
      <w:pPr>
        <w:jc w:val="both"/>
        <w:rPr>
          <w:rFonts w:eastAsia="Arial" w:asciiTheme="minorHAnsi" w:hAnsiTheme="minorHAnsi" w:cstheme="minorHAnsi"/>
          <w:lang w:val="en-US"/>
        </w:rPr>
      </w:pPr>
      <w:r>
        <w:rPr>
          <w:rFonts w:eastAsia="Arial" w:asciiTheme="minorHAnsi" w:hAnsiTheme="minorHAnsi" w:cstheme="minorHAnsi"/>
          <w:lang w:val="en-US"/>
        </w:rPr>
        <w:t>Supplementary Figure S22 — Read counts for genes called AI by ISoLDE and not by Bonthuis (10) on the E13.5 dataset.</w:t>
      </w:r>
    </w:p>
    <w:p>
      <w:pPr>
        <w:jc w:val="both"/>
        <w:rPr>
          <w:rFonts w:eastAsia="Arial" w:asciiTheme="minorHAnsi" w:hAnsiTheme="minorHAnsi" w:cstheme="minorHAnsi"/>
          <w:lang w:val="en-US"/>
        </w:rPr>
      </w:pPr>
      <w:r>
        <w:rPr>
          <w:rFonts w:eastAsia="Arial" w:asciiTheme="minorHAnsi" w:hAnsiTheme="minorHAnsi" w:cstheme="minorHAnsi"/>
          <w:lang w:val="en-US"/>
        </w:rPr>
        <w:t>Normalized maternal (red) and paternal (blue) read counts are displayed for the 3 replicates of each reciprocal cross BJ1 (mother C57BL/6 x father JF1) and JB6 (mother JF1 x father</w:t>
      </w:r>
    </w:p>
    <w:p>
      <w:pPr>
        <w:jc w:val="both"/>
        <w:rPr>
          <w:rFonts w:eastAsia="Arial" w:asciiTheme="minorHAnsi" w:hAnsiTheme="minorHAnsi" w:cstheme="minorHAnsi"/>
          <w:lang w:val="en-US"/>
        </w:rPr>
      </w:pPr>
      <w:r>
        <w:rPr>
          <w:rFonts w:eastAsia="Arial" w:asciiTheme="minorHAnsi" w:hAnsiTheme="minorHAnsi" w:cstheme="minorHAnsi"/>
          <w:lang w:val="en-US"/>
        </w:rPr>
        <w:t>C57BL/6). TD is for dorsal telencephalon, the presumptive cortex at E13.5. The titles over the graphs indicate the genes and in brackets, ISoLDE call vs. Bonthuis call.</w:t>
      </w:r>
    </w:p>
    <w:p>
      <w:pPr>
        <w:jc w:val="both"/>
        <w:rPr>
          <w:rFonts w:eastAsia="Arial" w:asciiTheme="minorHAnsi" w:hAnsiTheme="minorHAnsi" w:cstheme="minorHAnsi"/>
          <w:lang w:val="en-US"/>
        </w:rPr>
      </w:pPr>
    </w:p>
    <w:p>
      <w:pPr>
        <w:jc w:val="center"/>
        <w:rPr>
          <w:rFonts w:eastAsia="Arial" w:asciiTheme="minorHAnsi" w:hAnsiTheme="minorHAnsi" w:cstheme="minorHAnsi"/>
          <w:lang w:val="en-US"/>
        </w:rPr>
      </w:pPr>
      <w:r>
        <w:rPr>
          <w:rFonts w:eastAsia="Arial" w:asciiTheme="minorHAnsi" w:hAnsiTheme="minorHAnsi" w:cstheme="minorHAnsi"/>
        </w:rPr>
        <w:drawing>
          <wp:inline distT="0" distB="0" distL="0" distR="0">
            <wp:extent cx="5727700" cy="5400675"/>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27700" cy="5400675"/>
                    </a:xfrm>
                    <a:prstGeom prst="rect">
                      <a:avLst/>
                    </a:prstGeom>
                  </pic:spPr>
                </pic:pic>
              </a:graphicData>
            </a:graphic>
          </wp:inline>
        </w:drawing>
      </w:r>
    </w:p>
    <w:p>
      <w:pPr>
        <w:jc w:val="both"/>
        <w:rPr>
          <w:rFonts w:eastAsia="Arial" w:asciiTheme="minorHAnsi" w:hAnsiTheme="minorHAnsi" w:cstheme="minorHAnsi"/>
          <w:lang w:val="en-US"/>
        </w:rPr>
      </w:pPr>
      <w:r>
        <w:rPr>
          <w:rFonts w:eastAsia="Arial" w:asciiTheme="minorHAnsi" w:hAnsiTheme="minorHAnsi" w:cstheme="minorHAnsi"/>
          <w:lang w:val="en-US"/>
        </w:rPr>
        <w:t xml:space="preserve">Supplementary Figure S23 — ISoLDE resampling version calls for </w:t>
      </w:r>
      <w:r>
        <w:rPr>
          <w:rFonts w:eastAsia="Arial" w:asciiTheme="minorHAnsi" w:hAnsiTheme="minorHAnsi" w:cstheme="minorHAnsi"/>
          <w:highlight w:val="green"/>
          <w:lang w:val="en-US"/>
          <w:rPrChange w:id="64" w:author="gao" w:date="2019-01-27T18:56:32Z">
            <w:rPr>
              <w:rFonts w:eastAsia="Arial" w:asciiTheme="minorHAnsi" w:hAnsiTheme="minorHAnsi" w:cstheme="minorHAnsi"/>
              <w:lang w:val="en-US"/>
            </w:rPr>
          </w:rPrChange>
        </w:rPr>
        <w:t>strain bias</w:t>
      </w:r>
      <w:r>
        <w:rPr>
          <w:rFonts w:eastAsia="Arial" w:asciiTheme="minorHAnsi" w:hAnsiTheme="minorHAnsi" w:cstheme="minorHAnsi"/>
          <w:lang w:val="en-US"/>
        </w:rPr>
        <w:t xml:space="preserve"> on the Bonthuis (10) DRN dataset.</w:t>
      </w:r>
    </w:p>
    <w:p>
      <w:pPr>
        <w:jc w:val="both"/>
        <w:rPr>
          <w:rFonts w:eastAsia="Arial" w:asciiTheme="minorHAnsi" w:hAnsiTheme="minorHAnsi" w:cstheme="minorHAnsi"/>
          <w:lang w:val="en-US"/>
        </w:rPr>
      </w:pPr>
      <w:r>
        <w:rPr>
          <w:rFonts w:eastAsia="Arial" w:asciiTheme="minorHAnsi" w:hAnsiTheme="minorHAnsi" w:cstheme="minorHAnsi"/>
          <w:lang w:val="en-US"/>
        </w:rPr>
        <w:t>Output of resampling version of ISoLDE for strain bias. Orange dots identify genes called parentally biased by Bonthuis and strain biased by ISoLDE.</w:t>
      </w:r>
    </w:p>
    <w:p>
      <w:pPr>
        <w:tabs>
          <w:tab w:val="left" w:pos="1420"/>
        </w:tabs>
        <w:spacing w:line="261" w:lineRule="auto"/>
        <w:jc w:val="both"/>
        <w:rPr>
          <w:rFonts w:asciiTheme="minorHAnsi" w:hAnsiTheme="minorHAnsi"/>
          <w:lang w:val="en-US"/>
        </w:rPr>
      </w:pPr>
      <w:bookmarkStart w:id="2" w:name="_GoBack"/>
      <w:bookmarkEnd w:id="2"/>
    </w:p>
    <w:sectPr>
      <w:footerReference r:id="rId3" w:type="default"/>
      <w:pgSz w:w="11900" w:h="16840"/>
      <w:pgMar w:top="1440" w:right="1440" w:bottom="1440" w:left="1440" w:header="0" w:footer="0" w:gutter="0"/>
      <w:cols w:equalWidth="0" w:num="1">
        <w:col w:w="902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WenQuanYi Micro Hei"/>
    <w:panose1 w:val="00000000000000000000"/>
    <w:charset w:val="86"/>
    <w:family w:val="auto"/>
    <w:pitch w:val="default"/>
    <w:sig w:usb0="00000000" w:usb1="00000000" w:usb2="00000000" w:usb3="00000000" w:csb0="00000000" w:csb1="00000000"/>
  </w:font>
  <w:font w:name="Wingdings">
    <w:altName w:val="aakar"/>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WenQuanYi Micro Hei"/>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WenQuanYi Micro Hei"/>
    <w:panose1 w:val="00000000000000000000"/>
    <w:charset w:val="86"/>
    <w:family w:val="auto"/>
    <w:pitch w:val="default"/>
    <w:sig w:usb0="00000000" w:usb1="00000000" w:usb2="00000000" w:usb3="00000000" w:csb0="00000000" w:csb1="00000000"/>
  </w:font>
  <w:font w:name="Tahoma">
    <w:altName w:val="Ubuntu"/>
    <w:panose1 w:val="020B0604030504040204"/>
    <w:charset w:val="00"/>
    <w:family w:val="swiss"/>
    <w:pitch w:val="default"/>
    <w:sig w:usb0="00000000" w:usb1="00000000" w:usb2="00000029" w:usb3="00000000" w:csb0="000101FF" w:csb1="00000000"/>
  </w:font>
  <w:font w:name="Cambria Math">
    <w:altName w:val="Noto Sans Syriac Eastern"/>
    <w:panose1 w:val="02040503050406030204"/>
    <w:charset w:val="00"/>
    <w:family w:val="roman"/>
    <w:pitch w:val="default"/>
    <w:sig w:usb0="00000000" w:usb1="00000000" w:usb2="02000000" w:usb3="00000000" w:csb0="0000019F" w:csb1="00000000"/>
  </w:font>
  <w:font w:name="Symbol">
    <w:altName w:val="OpenSymbol"/>
    <w:panose1 w:val="05050102010706020507"/>
    <w:charset w:val="02"/>
    <w:family w:val="roman"/>
    <w:pitch w:val="default"/>
    <w:sig w:usb0="00000000" w:usb1="00000000" w:usb2="00000000" w:usb3="00000000" w:csb0="80000000" w:csb1="00000000"/>
  </w:font>
  <w:font w:name="Wingdings">
    <w:altName w:val="OpenSymbol"/>
    <w:panose1 w:val="05000000000000000000"/>
    <w:charset w:val="02"/>
    <w:family w:val="auto"/>
    <w:pitch w:val="default"/>
    <w:sig w:usb0="00000000" w:usb1="00000000" w:usb2="00000000" w:usb3="00000000" w:csb0="80000000" w:csb1="00000000"/>
  </w:font>
  <w:font w:name="WenQuanYi Micro Hei">
    <w:panose1 w:val="020B0606030804020204"/>
    <w:charset w:val="86"/>
    <w:family w:val="auto"/>
    <w:pitch w:val="default"/>
    <w:sig w:usb0="E10002EF" w:usb1="6BDFFCFB" w:usb2="00800036" w:usb3="00000000" w:csb0="603E019F" w:csb1="DFD70000"/>
  </w:font>
  <w:font w:name="DejaVu Sans">
    <w:panose1 w:val="020B0603030804020204"/>
    <w:charset w:val="00"/>
    <w:family w:val="auto"/>
    <w:pitch w:val="default"/>
    <w:sig w:usb0="E7006EFF" w:usb1="D200FDFF" w:usb2="0A246029" w:usb3="0400200C" w:csb0="600001FF" w:csb1="DFFF0000"/>
  </w:font>
  <w:font w:name="Liberation Serif">
    <w:panose1 w:val="02020603050405020304"/>
    <w:charset w:val="00"/>
    <w:family w:val="auto"/>
    <w:pitch w:val="default"/>
    <w:sig w:usb0="A00002AF" w:usb1="500078FB" w:usb2="00000000" w:usb3="00000000" w:csb0="6000009F" w:csb1="DFD70000"/>
  </w:font>
  <w:font w:name="Noto Sans Syriac Eastern">
    <w:panose1 w:val="02040503050306020203"/>
    <w:charset w:val="86"/>
    <w:family w:val="auto"/>
    <w:pitch w:val="default"/>
    <w:sig w:usb0="00000000" w:usb1="00000000" w:usb2="00000080" w:usb3="00000000" w:csb0="203E0161" w:csb1="D7FF0000"/>
  </w:font>
  <w:font w:name="DejaVa Sans">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NanumGothic">
    <w:panose1 w:val="020D0604000000000000"/>
    <w:charset w:val="81"/>
    <w:family w:val="auto"/>
    <w:pitch w:val="default"/>
    <w:sig w:usb0="900002A7" w:usb1="29D7FCFB" w:usb2="00000010" w:usb3="00000000" w:csb0="00080001" w:csb1="00000000"/>
  </w:font>
  <w:font w:name="OpenSymbol">
    <w:panose1 w:val="05010000000000000000"/>
    <w:charset w:val="00"/>
    <w:family w:val="auto"/>
    <w:pitch w:val="default"/>
    <w:sig w:usb0="800000AF" w:usb1="1001ECEA" w:usb2="00000000" w:usb3="00000000" w:csb0="00000001" w:csb1="00000000"/>
  </w:font>
  <w:font w:name="aakar">
    <w:panose1 w:val="02000600040000000000"/>
    <w:charset w:val="00"/>
    <w:family w:val="auto"/>
    <w:pitch w:val="default"/>
    <w:sig w:usb0="80040001" w:usb1="00002000" w:usb2="00000000" w:usb3="00000000" w:csb0="20000000" w:csb1="80000000"/>
  </w:font>
  <w:font w:name="Ubuntu">
    <w:panose1 w:val="020B0604030602030204"/>
    <w:charset w:val="00"/>
    <w:family w:val="auto"/>
    <w:pitch w:val="default"/>
    <w:sig w:usb0="E00002FF" w:usb1="5000205B" w:usb2="00000000" w:usb3="00000000" w:csb0="2000009F" w:csb1="56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96807187"/>
      <w:docPartObj>
        <w:docPartGallery w:val="AutoText"/>
      </w:docPartObj>
    </w:sdtPr>
    <w:sdtContent>
      <w:p>
        <w:pPr>
          <w:pStyle w:val="5"/>
          <w:jc w:val="right"/>
        </w:pPr>
        <w:r>
          <w:fldChar w:fldCharType="begin"/>
        </w:r>
        <w:r>
          <w:instrText xml:space="preserve">PAGE   \* MERGEFORMAT</w:instrText>
        </w:r>
        <w:r>
          <w:fldChar w:fldCharType="separate"/>
        </w:r>
        <w:r>
          <w:t>12</w:t>
        </w:r>
        <w:r>
          <w:fldChar w:fldCharType="end"/>
        </w:r>
      </w:p>
    </w:sdtContent>
  </w:sdt>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7033BD"/>
    <w:multiLevelType w:val="multilevel"/>
    <w:tmpl w:val="067033B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06B0982"/>
    <w:multiLevelType w:val="multilevel"/>
    <w:tmpl w:val="106B0982"/>
    <w:lvl w:ilvl="0" w:tentative="0">
      <w:start w:val="1"/>
      <w:numFmt w:val="decimal"/>
      <w:lvlText w:val="%1."/>
      <w:lvlJc w:val="left"/>
      <w:pPr>
        <w:ind w:left="720" w:hanging="360"/>
      </w:pPr>
      <w:rPr>
        <w:rFonts w:hint="default" w:eastAsia="Arial" w:cs="Arial"/>
      </w:rPr>
    </w:lvl>
    <w:lvl w:ilvl="1" w:tentative="0">
      <w:start w:val="1"/>
      <w:numFmt w:val="decimal"/>
      <w:isLgl/>
      <w:lvlText w:val="%1.%2"/>
      <w:lvlJc w:val="left"/>
      <w:pPr>
        <w:ind w:left="780" w:hanging="420"/>
      </w:pPr>
      <w:rPr>
        <w:rFonts w:hint="default" w:eastAsia="Times New Roman"/>
      </w:rPr>
    </w:lvl>
    <w:lvl w:ilvl="2" w:tentative="0">
      <w:start w:val="1"/>
      <w:numFmt w:val="decimal"/>
      <w:isLgl/>
      <w:lvlText w:val="%1.%2.%3"/>
      <w:lvlJc w:val="left"/>
      <w:pPr>
        <w:ind w:left="1080" w:hanging="720"/>
      </w:pPr>
      <w:rPr>
        <w:rFonts w:hint="default" w:eastAsia="Times New Roman"/>
      </w:rPr>
    </w:lvl>
    <w:lvl w:ilvl="3" w:tentative="0">
      <w:start w:val="1"/>
      <w:numFmt w:val="decimal"/>
      <w:isLgl/>
      <w:lvlText w:val="%1.%2.%3.%4"/>
      <w:lvlJc w:val="left"/>
      <w:pPr>
        <w:ind w:left="1440" w:hanging="1080"/>
      </w:pPr>
      <w:rPr>
        <w:rFonts w:hint="default" w:eastAsia="Times New Roman"/>
      </w:rPr>
    </w:lvl>
    <w:lvl w:ilvl="4" w:tentative="0">
      <w:start w:val="1"/>
      <w:numFmt w:val="decimal"/>
      <w:isLgl/>
      <w:lvlText w:val="%1.%2.%3.%4.%5"/>
      <w:lvlJc w:val="left"/>
      <w:pPr>
        <w:ind w:left="1440" w:hanging="1080"/>
      </w:pPr>
      <w:rPr>
        <w:rFonts w:hint="default" w:eastAsia="Times New Roman"/>
      </w:rPr>
    </w:lvl>
    <w:lvl w:ilvl="5" w:tentative="0">
      <w:start w:val="1"/>
      <w:numFmt w:val="decimal"/>
      <w:isLgl/>
      <w:lvlText w:val="%1.%2.%3.%4.%5.%6"/>
      <w:lvlJc w:val="left"/>
      <w:pPr>
        <w:ind w:left="1800" w:hanging="1440"/>
      </w:pPr>
      <w:rPr>
        <w:rFonts w:hint="default" w:eastAsia="Times New Roman"/>
      </w:rPr>
    </w:lvl>
    <w:lvl w:ilvl="6" w:tentative="0">
      <w:start w:val="1"/>
      <w:numFmt w:val="decimal"/>
      <w:isLgl/>
      <w:lvlText w:val="%1.%2.%3.%4.%5.%6.%7"/>
      <w:lvlJc w:val="left"/>
      <w:pPr>
        <w:ind w:left="1800" w:hanging="1440"/>
      </w:pPr>
      <w:rPr>
        <w:rFonts w:hint="default" w:eastAsia="Times New Roman"/>
      </w:rPr>
    </w:lvl>
    <w:lvl w:ilvl="7" w:tentative="0">
      <w:start w:val="1"/>
      <w:numFmt w:val="decimal"/>
      <w:isLgl/>
      <w:lvlText w:val="%1.%2.%3.%4.%5.%6.%7.%8"/>
      <w:lvlJc w:val="left"/>
      <w:pPr>
        <w:ind w:left="2160" w:hanging="1800"/>
      </w:pPr>
      <w:rPr>
        <w:rFonts w:hint="default" w:eastAsia="Times New Roman"/>
      </w:rPr>
    </w:lvl>
    <w:lvl w:ilvl="8" w:tentative="0">
      <w:start w:val="1"/>
      <w:numFmt w:val="decimal"/>
      <w:isLgl/>
      <w:lvlText w:val="%1.%2.%3.%4.%5.%6.%7.%8.%9"/>
      <w:lvlJc w:val="left"/>
      <w:pPr>
        <w:ind w:left="2520" w:hanging="2160"/>
      </w:pPr>
      <w:rPr>
        <w:rFonts w:hint="default" w:eastAsia="Times New Roman"/>
      </w:rPr>
    </w:lvl>
  </w:abstractNum>
  <w:abstractNum w:abstractNumId="2">
    <w:nsid w:val="723C3738"/>
    <w:multiLevelType w:val="multilevel"/>
    <w:tmpl w:val="723C373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ao">
    <w15:presenceInfo w15:providerId="None" w15:userId="ga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trackRevisions w:val="1"/>
  <w:documentProtection w:enforcement="0"/>
  <w:defaultTabStop w:val="720"/>
  <w:hyphenationZone w:val="425"/>
  <w:characterSpacingControl w:val="doNotCompress"/>
  <w:compat>
    <w:compatSetting w:name="compatibilityMode" w:uri="http://schemas.microsoft.com/office/word" w:val="12"/>
  </w:compat>
  <w:rsids>
    <w:rsidRoot w:val="00FF029D"/>
    <w:rsid w:val="00002B07"/>
    <w:rsid w:val="0002640B"/>
    <w:rsid w:val="000331FA"/>
    <w:rsid w:val="000346A1"/>
    <w:rsid w:val="00071202"/>
    <w:rsid w:val="00084A82"/>
    <w:rsid w:val="000A304C"/>
    <w:rsid w:val="000F20D4"/>
    <w:rsid w:val="001563F7"/>
    <w:rsid w:val="00223E08"/>
    <w:rsid w:val="00236F8D"/>
    <w:rsid w:val="00275F75"/>
    <w:rsid w:val="002B72DE"/>
    <w:rsid w:val="002E54B1"/>
    <w:rsid w:val="00307FA3"/>
    <w:rsid w:val="00333C94"/>
    <w:rsid w:val="00334B1F"/>
    <w:rsid w:val="00362D0B"/>
    <w:rsid w:val="00372020"/>
    <w:rsid w:val="0043159E"/>
    <w:rsid w:val="004B4587"/>
    <w:rsid w:val="004C7EC0"/>
    <w:rsid w:val="004E3080"/>
    <w:rsid w:val="005431FD"/>
    <w:rsid w:val="0060385F"/>
    <w:rsid w:val="00666996"/>
    <w:rsid w:val="00671AE0"/>
    <w:rsid w:val="006965C3"/>
    <w:rsid w:val="006A20AF"/>
    <w:rsid w:val="006D758A"/>
    <w:rsid w:val="006E4AC2"/>
    <w:rsid w:val="006F4869"/>
    <w:rsid w:val="007014B0"/>
    <w:rsid w:val="007178FA"/>
    <w:rsid w:val="00723508"/>
    <w:rsid w:val="00775345"/>
    <w:rsid w:val="007A2D22"/>
    <w:rsid w:val="007B644E"/>
    <w:rsid w:val="007C1885"/>
    <w:rsid w:val="007E7A27"/>
    <w:rsid w:val="00840A63"/>
    <w:rsid w:val="00843D7C"/>
    <w:rsid w:val="00887DAA"/>
    <w:rsid w:val="009128B1"/>
    <w:rsid w:val="009415EB"/>
    <w:rsid w:val="00945180"/>
    <w:rsid w:val="009721BF"/>
    <w:rsid w:val="00990AE9"/>
    <w:rsid w:val="009A5720"/>
    <w:rsid w:val="00A56979"/>
    <w:rsid w:val="00AA3DE6"/>
    <w:rsid w:val="00AC43B1"/>
    <w:rsid w:val="00AD1A96"/>
    <w:rsid w:val="00AE3B35"/>
    <w:rsid w:val="00AF38A7"/>
    <w:rsid w:val="00B1442F"/>
    <w:rsid w:val="00B17C1D"/>
    <w:rsid w:val="00B220DB"/>
    <w:rsid w:val="00B23DF9"/>
    <w:rsid w:val="00BA6B7A"/>
    <w:rsid w:val="00BC02CC"/>
    <w:rsid w:val="00BD74AA"/>
    <w:rsid w:val="00BE10A3"/>
    <w:rsid w:val="00C05CA8"/>
    <w:rsid w:val="00C1377C"/>
    <w:rsid w:val="00C3005A"/>
    <w:rsid w:val="00C4250B"/>
    <w:rsid w:val="00CB5901"/>
    <w:rsid w:val="00CE4A4D"/>
    <w:rsid w:val="00D56123"/>
    <w:rsid w:val="00D77C51"/>
    <w:rsid w:val="00D93763"/>
    <w:rsid w:val="00DC74DB"/>
    <w:rsid w:val="00DD32DB"/>
    <w:rsid w:val="00DF1861"/>
    <w:rsid w:val="00E0223B"/>
    <w:rsid w:val="00E22294"/>
    <w:rsid w:val="00E5483B"/>
    <w:rsid w:val="00E8493E"/>
    <w:rsid w:val="00EB0846"/>
    <w:rsid w:val="00EC3EB9"/>
    <w:rsid w:val="00ED2EA9"/>
    <w:rsid w:val="00F20606"/>
    <w:rsid w:val="00F97F54"/>
    <w:rsid w:val="00FC7984"/>
    <w:rsid w:val="00FF029D"/>
    <w:rsid w:val="00FF2245"/>
    <w:rsid w:val="7FDFBE48"/>
    <w:rsid w:val="F7D792B0"/>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Theme="minorEastAsia"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sz w:val="22"/>
      <w:szCs w:val="22"/>
      <w:lang w:val="fr-FR" w:eastAsia="fr-FR" w:bidi="ar-SA"/>
    </w:rPr>
  </w:style>
  <w:style w:type="character" w:default="1" w:styleId="7">
    <w:name w:val="Default Paragraph Font"/>
    <w:semiHidden/>
    <w:unhideWhenUsed/>
    <w:uiPriority w:val="1"/>
  </w:style>
  <w:style w:type="table" w:default="1" w:styleId="10">
    <w:name w:val="Normal Table"/>
    <w:semiHidden/>
    <w:unhideWhenUsed/>
    <w:uiPriority w:val="99"/>
    <w:tblPr>
      <w:tblLayout w:type="fixed"/>
      <w:tblCellMar>
        <w:top w:w="0" w:type="dxa"/>
        <w:left w:w="108" w:type="dxa"/>
        <w:bottom w:w="0" w:type="dxa"/>
        <w:right w:w="108" w:type="dxa"/>
      </w:tblCellMar>
    </w:tblPr>
  </w:style>
  <w:style w:type="paragraph" w:styleId="2">
    <w:name w:val="Balloon Text"/>
    <w:basedOn w:val="1"/>
    <w:link w:val="11"/>
    <w:semiHidden/>
    <w:unhideWhenUsed/>
    <w:uiPriority w:val="99"/>
    <w:rPr>
      <w:rFonts w:ascii="Tahoma" w:hAnsi="Tahoma" w:cs="Tahoma"/>
      <w:sz w:val="16"/>
      <w:szCs w:val="16"/>
    </w:rPr>
  </w:style>
  <w:style w:type="paragraph" w:styleId="3">
    <w:name w:val="annotation text"/>
    <w:basedOn w:val="1"/>
    <w:link w:val="17"/>
    <w:semiHidden/>
    <w:unhideWhenUsed/>
    <w:uiPriority w:val="99"/>
    <w:rPr>
      <w:sz w:val="20"/>
      <w:szCs w:val="20"/>
    </w:rPr>
  </w:style>
  <w:style w:type="paragraph" w:styleId="4">
    <w:name w:val="annotation subject"/>
    <w:basedOn w:val="3"/>
    <w:next w:val="3"/>
    <w:link w:val="18"/>
    <w:semiHidden/>
    <w:unhideWhenUsed/>
    <w:uiPriority w:val="99"/>
    <w:rPr>
      <w:b/>
      <w:bCs/>
    </w:rPr>
  </w:style>
  <w:style w:type="paragraph" w:styleId="5">
    <w:name w:val="footer"/>
    <w:basedOn w:val="1"/>
    <w:link w:val="16"/>
    <w:unhideWhenUsed/>
    <w:uiPriority w:val="99"/>
    <w:pPr>
      <w:tabs>
        <w:tab w:val="center" w:pos="4536"/>
        <w:tab w:val="right" w:pos="9072"/>
      </w:tabs>
    </w:pPr>
  </w:style>
  <w:style w:type="paragraph" w:styleId="6">
    <w:name w:val="header"/>
    <w:basedOn w:val="1"/>
    <w:link w:val="15"/>
    <w:unhideWhenUsed/>
    <w:uiPriority w:val="99"/>
    <w:pPr>
      <w:tabs>
        <w:tab w:val="center" w:pos="4536"/>
        <w:tab w:val="right" w:pos="9072"/>
      </w:tabs>
    </w:pPr>
  </w:style>
  <w:style w:type="character" w:styleId="8">
    <w:name w:val="annotation reference"/>
    <w:basedOn w:val="7"/>
    <w:semiHidden/>
    <w:unhideWhenUsed/>
    <w:uiPriority w:val="99"/>
    <w:rPr>
      <w:sz w:val="16"/>
      <w:szCs w:val="16"/>
    </w:rPr>
  </w:style>
  <w:style w:type="character" w:styleId="9">
    <w:name w:val="Hyperlink"/>
    <w:basedOn w:val="7"/>
    <w:unhideWhenUsed/>
    <w:uiPriority w:val="99"/>
    <w:rPr>
      <w:color w:val="0000FF" w:themeColor="hyperlink"/>
      <w:u w:val="single"/>
    </w:rPr>
  </w:style>
  <w:style w:type="character" w:customStyle="1" w:styleId="11">
    <w:name w:val="Texte de bulles Car"/>
    <w:basedOn w:val="7"/>
    <w:link w:val="2"/>
    <w:semiHidden/>
    <w:uiPriority w:val="99"/>
    <w:rPr>
      <w:rFonts w:ascii="Tahoma" w:hAnsi="Tahoma" w:cs="Tahoma"/>
      <w:sz w:val="16"/>
      <w:szCs w:val="16"/>
    </w:rPr>
  </w:style>
  <w:style w:type="character" w:styleId="12">
    <w:name w:val="Placeholder Text"/>
    <w:basedOn w:val="7"/>
    <w:semiHidden/>
    <w:uiPriority w:val="99"/>
    <w:rPr>
      <w:color w:val="808080"/>
    </w:rPr>
  </w:style>
  <w:style w:type="paragraph" w:styleId="13">
    <w:name w:val="List Paragraph"/>
    <w:basedOn w:val="1"/>
    <w:qFormat/>
    <w:uiPriority w:val="34"/>
    <w:pPr>
      <w:ind w:left="720"/>
      <w:contextualSpacing/>
    </w:pPr>
  </w:style>
  <w:style w:type="paragraph" w:customStyle="1" w:styleId="14">
    <w:name w:val="Bibliography"/>
    <w:basedOn w:val="1"/>
    <w:next w:val="1"/>
    <w:unhideWhenUsed/>
    <w:uiPriority w:val="37"/>
    <w:pPr>
      <w:ind w:left="720" w:hanging="720"/>
    </w:pPr>
  </w:style>
  <w:style w:type="character" w:customStyle="1" w:styleId="15">
    <w:name w:val="En-tête Car"/>
    <w:basedOn w:val="7"/>
    <w:link w:val="6"/>
    <w:uiPriority w:val="99"/>
  </w:style>
  <w:style w:type="character" w:customStyle="1" w:styleId="16">
    <w:name w:val="Pied de page Car"/>
    <w:basedOn w:val="7"/>
    <w:link w:val="5"/>
    <w:uiPriority w:val="99"/>
  </w:style>
  <w:style w:type="character" w:customStyle="1" w:styleId="17">
    <w:name w:val="Commentaire Car"/>
    <w:basedOn w:val="7"/>
    <w:link w:val="3"/>
    <w:semiHidden/>
    <w:uiPriority w:val="99"/>
    <w:rPr>
      <w:sz w:val="20"/>
      <w:szCs w:val="20"/>
    </w:rPr>
  </w:style>
  <w:style w:type="character" w:customStyle="1" w:styleId="18">
    <w:name w:val="Objet du commentaire Car"/>
    <w:basedOn w:val="17"/>
    <w:link w:val="4"/>
    <w:semiHidden/>
    <w:uiPriority w:val="99"/>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4" Type="http://schemas.microsoft.com/office/2011/relationships/people" Target="people.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212121"/>
      </a:dk1>
      <a:lt1>
        <a:sysClr val="window" lastClr="F3F3F3"/>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9"/>
    <customShpInfo spid="_x0000_s1030"/>
    <customShpInfo spid="_x0000_s1031"/>
    <customShpInfo spid="_x0000_s1032"/>
    <customShpInfo spid="_x0000_s1033"/>
    <customShpInfo spid="_x0000_s1034"/>
    <customShpInfo spid="_x0000_s103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26</Pages>
  <Words>48588</Words>
  <Characters>267237</Characters>
  <Lines>2226</Lines>
  <Paragraphs>630</Paragraphs>
  <TotalTime>26</TotalTime>
  <ScaleCrop>false</ScaleCrop>
  <LinksUpToDate>false</LinksUpToDate>
  <CharactersWithSpaces>315195</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2018-12-12T06:01:00Z</dcterms:created>
  <dc:creator>Windows User</dc:creator>
  <cp:lastModifiedBy>gao</cp:lastModifiedBy>
  <dcterms:modified xsi:type="dcterms:W3CDTF">2019-01-27T18:56:37Z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zotero-version="5.0.58"&gt;&lt;session id="pgD9cjae"/&gt;&lt;style id="http://www.zotero.org/styles/bioinformatics" hasBibliography="1" bibliographyStyleHasBeenSet="1"/&gt;&lt;prefs&gt;&lt;pref name="fieldType" value="Field"/&gt;&lt;/prefs&gt;&lt;/data&gt;</vt:lpwstr>
  </property>
  <property fmtid="{D5CDD505-2E9C-101B-9397-08002B2CF9AE}" pid="3" name="KSOProductBuildVer">
    <vt:lpwstr>1033-10.1.0.6757</vt:lpwstr>
  </property>
</Properties>
</file>